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40578698"/>
        <w:docPartObj>
          <w:docPartGallery w:val="Cover Pages"/>
          <w:docPartUnique/>
        </w:docPartObj>
      </w:sdtPr>
      <w:sdtContent>
        <w:p w14:paraId="2C069A2D" w14:textId="3EC2E30E" w:rsidR="00C90859" w:rsidRDefault="00C90859">
          <w:r>
            <w:rPr>
              <w:noProof/>
            </w:rPr>
            <mc:AlternateContent>
              <mc:Choice Requires="wps">
                <w:drawing>
                  <wp:anchor distT="0" distB="0" distL="114300" distR="114300" simplePos="0" relativeHeight="251661312" behindDoc="0" locked="0" layoutInCell="1" allowOverlap="1" wp14:anchorId="22247720" wp14:editId="558D5EAF">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4FC316" w14:textId="4833E23A" w:rsidR="00FA2672" w:rsidRPr="00C90859" w:rsidRDefault="00FA2672">
                                    <w:pPr>
                                      <w:contextualSpacing/>
                                      <w:rPr>
                                        <w:rFonts w:asciiTheme="majorHAnsi" w:hAnsiTheme="majorHAnsi"/>
                                        <w:sz w:val="56"/>
                                        <w:szCs w:val="56"/>
                                      </w:rPr>
                                    </w:pPr>
                                    <w:r w:rsidRPr="00C90859">
                                      <w:rPr>
                                        <w:rFonts w:asciiTheme="majorHAnsi" w:hAnsiTheme="majorHAnsi"/>
                                        <w:sz w:val="56"/>
                                        <w:szCs w:val="56"/>
                                      </w:rPr>
                                      <w:t>The Texas Top Ten Percent Plan: Its Context and Effects</w:t>
                                    </w:r>
                                    <w:r>
                                      <w:rPr>
                                        <w:rFonts w:asciiTheme="majorHAnsi" w:hAnsiTheme="majorHAnsi"/>
                                        <w:sz w:val="56"/>
                                        <w:szCs w:val="56"/>
                                      </w:rPr>
                                      <w:t xml:space="preserve"> on Inequality</w:t>
                                    </w:r>
                                  </w:p>
                                </w:sdtContent>
                              </w:sdt>
                              <w:sdt>
                                <w:sdtPr>
                                  <w:rPr>
                                    <w:rFonts w:asciiTheme="majorHAnsi" w:hAnsiTheme="majorHAnsi"/>
                                    <w:color w:val="595959" w:themeColor="text1" w:themeTint="A6"/>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68FBDA70" w14:textId="7EC75B3F" w:rsidR="00FA2672" w:rsidRPr="00C90859" w:rsidRDefault="00FA2672">
                                    <w:pPr>
                                      <w:contextualSpacing/>
                                      <w:rPr>
                                        <w:rFonts w:asciiTheme="majorHAnsi" w:hAnsiTheme="majorHAnsi"/>
                                        <w:color w:val="595959" w:themeColor="text1" w:themeTint="A6"/>
                                        <w:sz w:val="40"/>
                                        <w:szCs w:val="40"/>
                                      </w:rPr>
                                    </w:pPr>
                                    <w:r w:rsidRPr="00C90859">
                                      <w:rPr>
                                        <w:rFonts w:asciiTheme="majorHAnsi" w:hAnsiTheme="majorHAnsi"/>
                                        <w:color w:val="595959" w:themeColor="text1" w:themeTint="A6"/>
                                        <w:sz w:val="40"/>
                                        <w:szCs w:val="40"/>
                                      </w:rPr>
                                      <w:t>Erica Kilbride</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20F7E46A" w14:textId="10E53EBD" w:rsidR="00FA2672" w:rsidRDefault="00FA2672">
                                    <w:pPr>
                                      <w:contextualSpacing/>
                                      <w:rPr>
                                        <w:rFonts w:asciiTheme="majorHAnsi" w:hAnsiTheme="majorHAnsi"/>
                                        <w:color w:val="808080" w:themeColor="background1" w:themeShade="80"/>
                                      </w:rPr>
                                    </w:pPr>
                                    <w:r>
                                      <w:rPr>
                                        <w:rFonts w:asciiTheme="majorHAnsi" w:hAnsiTheme="majorHAnsi"/>
                                        <w:color w:val="808080" w:themeColor="background1" w:themeShade="80"/>
                                      </w:rPr>
                                      <w:t>MA Candidate in Quantitative Methods in Social Sciences</w:t>
                                    </w:r>
                                  </w:p>
                                </w:sdtContent>
                              </w:sdt>
                              <w:p w14:paraId="1FA3F715" w14:textId="77777777" w:rsidR="00FA2672" w:rsidRPr="00C90859" w:rsidRDefault="00FA2672" w:rsidP="00C90859">
                                <w:pPr>
                                  <w:spacing w:line="480" w:lineRule="auto"/>
                                  <w:rPr>
                                    <w:color w:val="808080" w:themeColor="background1" w:themeShade="80"/>
                                  </w:rPr>
                                </w:pPr>
                                <w:r w:rsidRPr="00C90859">
                                  <w:rPr>
                                    <w:rFonts w:cs="Helvetica Neue"/>
                                    <w:color w:val="808080" w:themeColor="background1" w:themeShade="80"/>
                                  </w:rPr>
                                  <w:t>SOCIG 4370</w:t>
                                </w:r>
                              </w:p>
                              <w:p w14:paraId="6A0B8051" w14:textId="77777777" w:rsidR="00FA2672" w:rsidRDefault="00FA2672">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" filled="f" stroked="f">
                    <v:textbox>
                      <w:txbxContent>
                        <w:sdt>
                          <w:sdtPr>
                            <w:rPr>
                              <w:rFonts w:asciiTheme="majorHAnsi" w:hAnsiTheme="majorHAnsi"/>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4FC316" w14:textId="4833E23A" w:rsidR="00FA2672" w:rsidRPr="00C90859" w:rsidRDefault="00FA2672">
                              <w:pPr>
                                <w:contextualSpacing/>
                                <w:rPr>
                                  <w:rFonts w:asciiTheme="majorHAnsi" w:hAnsiTheme="majorHAnsi"/>
                                  <w:sz w:val="56"/>
                                  <w:szCs w:val="56"/>
                                </w:rPr>
                              </w:pPr>
                              <w:r w:rsidRPr="00C90859">
                                <w:rPr>
                                  <w:rFonts w:asciiTheme="majorHAnsi" w:hAnsiTheme="majorHAnsi"/>
                                  <w:sz w:val="56"/>
                                  <w:szCs w:val="56"/>
                                </w:rPr>
                                <w:t>The Texas Top Ten Percent Plan: Its Context and Effects</w:t>
                              </w:r>
                              <w:r>
                                <w:rPr>
                                  <w:rFonts w:asciiTheme="majorHAnsi" w:hAnsiTheme="majorHAnsi"/>
                                  <w:sz w:val="56"/>
                                  <w:szCs w:val="56"/>
                                </w:rPr>
                                <w:t xml:space="preserve"> on Inequality</w:t>
                              </w:r>
                            </w:p>
                          </w:sdtContent>
                        </w:sdt>
                        <w:sdt>
                          <w:sdtPr>
                            <w:rPr>
                              <w:rFonts w:asciiTheme="majorHAnsi" w:hAnsiTheme="majorHAnsi"/>
                              <w:color w:val="595959" w:themeColor="text1" w:themeTint="A6"/>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68FBDA70" w14:textId="7EC75B3F" w:rsidR="00FA2672" w:rsidRPr="00C90859" w:rsidRDefault="00FA2672">
                              <w:pPr>
                                <w:contextualSpacing/>
                                <w:rPr>
                                  <w:rFonts w:asciiTheme="majorHAnsi" w:hAnsiTheme="majorHAnsi"/>
                                  <w:color w:val="595959" w:themeColor="text1" w:themeTint="A6"/>
                                  <w:sz w:val="40"/>
                                  <w:szCs w:val="40"/>
                                </w:rPr>
                              </w:pPr>
                              <w:r w:rsidRPr="00C90859">
                                <w:rPr>
                                  <w:rFonts w:asciiTheme="majorHAnsi" w:hAnsiTheme="majorHAnsi"/>
                                  <w:color w:val="595959" w:themeColor="text1" w:themeTint="A6"/>
                                  <w:sz w:val="40"/>
                                  <w:szCs w:val="40"/>
                                </w:rPr>
                                <w:t>Erica Kilbride</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20F7E46A" w14:textId="10E53EBD" w:rsidR="00FA2672" w:rsidRDefault="00FA2672">
                              <w:pPr>
                                <w:contextualSpacing/>
                                <w:rPr>
                                  <w:rFonts w:asciiTheme="majorHAnsi" w:hAnsiTheme="majorHAnsi"/>
                                  <w:color w:val="808080" w:themeColor="background1" w:themeShade="80"/>
                                </w:rPr>
                              </w:pPr>
                              <w:r>
                                <w:rPr>
                                  <w:rFonts w:asciiTheme="majorHAnsi" w:hAnsiTheme="majorHAnsi"/>
                                  <w:color w:val="808080" w:themeColor="background1" w:themeShade="80"/>
                                </w:rPr>
                                <w:t>MA Candidate in Quantitative Methods in Social Sciences</w:t>
                              </w:r>
                            </w:p>
                          </w:sdtContent>
                        </w:sdt>
                        <w:p w14:paraId="1FA3F715" w14:textId="77777777" w:rsidR="00FA2672" w:rsidRPr="00C90859" w:rsidRDefault="00FA2672" w:rsidP="00C90859">
                          <w:pPr>
                            <w:spacing w:line="480" w:lineRule="auto"/>
                            <w:rPr>
                              <w:color w:val="808080" w:themeColor="background1" w:themeShade="80"/>
                            </w:rPr>
                          </w:pPr>
                          <w:r w:rsidRPr="00C90859">
                            <w:rPr>
                              <w:rFonts w:cs="Helvetica Neue"/>
                              <w:color w:val="808080" w:themeColor="background1" w:themeShade="80"/>
                            </w:rPr>
                            <w:t>SOCIG 4370</w:t>
                          </w:r>
                        </w:p>
                        <w:p w14:paraId="6A0B8051" w14:textId="77777777" w:rsidR="00FA2672" w:rsidRDefault="00FA2672">
                          <w:pPr>
                            <w:contextualSpacing/>
                            <w:rPr>
                              <w:rFonts w:asciiTheme="majorHAnsi" w:hAnsiTheme="majorHAnsi"/>
                              <w:color w:val="808080" w:themeColor="background1" w:themeShade="80"/>
                            </w:rPr>
                          </w:pPr>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FE23E0" wp14:editId="23B2FDF3">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24C5283F" wp14:editId="3AA5D1FA">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06753C8A" wp14:editId="5AA03001">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AC6B1" w14:textId="77777777" w:rsidR="00FA2672" w:rsidRDefault="00FA267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D7C24" w14:textId="77777777" w:rsidR="00FA2672" w:rsidRDefault="00FA267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365AC6B1" w14:textId="77777777" w:rsidR="00FA2672" w:rsidRDefault="00FA2672">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ABD7C24" w14:textId="77777777" w:rsidR="00FA2672" w:rsidRDefault="00FA2672">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AC5DEB6" w14:textId="76574180" w:rsidR="00C90859" w:rsidRDefault="00C90859">
          <w:r>
            <w:br w:type="page"/>
          </w:r>
        </w:p>
      </w:sdtContent>
    </w:sdt>
    <w:p w14:paraId="45CEA453" w14:textId="3011D40E" w:rsidR="00CC7E04" w:rsidRPr="00CC7E04" w:rsidRDefault="00CC7E04" w:rsidP="00C90859">
      <w:pPr>
        <w:spacing w:line="480" w:lineRule="auto"/>
        <w:jc w:val="center"/>
      </w:pPr>
    </w:p>
    <w:p w14:paraId="71BE559C" w14:textId="2DE73A4F" w:rsidR="00C90859" w:rsidRPr="00C90859" w:rsidRDefault="00C90859" w:rsidP="00C80413">
      <w:pPr>
        <w:spacing w:line="480" w:lineRule="auto"/>
        <w:rPr>
          <w:b/>
        </w:rPr>
      </w:pPr>
      <w:r>
        <w:rPr>
          <w:b/>
        </w:rPr>
        <w:t>Introduction</w:t>
      </w:r>
    </w:p>
    <w:p w14:paraId="7B8D5471" w14:textId="0C78B18E" w:rsidR="00E80CDD" w:rsidRPr="00DA757F" w:rsidRDefault="00E80CDD" w:rsidP="00C80413">
      <w:pPr>
        <w:spacing w:line="480" w:lineRule="auto"/>
      </w:pPr>
      <w:r w:rsidRPr="00CC7E04">
        <w:t>In the latter half of the 20</w:t>
      </w:r>
      <w:r w:rsidRPr="00CC7E04">
        <w:rPr>
          <w:vertAlign w:val="superscript"/>
        </w:rPr>
        <w:t>th</w:t>
      </w:r>
      <w:r w:rsidRPr="00CC7E04">
        <w:t xml:space="preserve"> century,</w:t>
      </w:r>
      <w:r w:rsidR="00BB3C0B" w:rsidRPr="00CC7E04">
        <w:t xml:space="preserve"> several universities looked to reverse </w:t>
      </w:r>
      <w:r w:rsidR="00B847C8" w:rsidRPr="00CC7E04">
        <w:t xml:space="preserve">a long </w:t>
      </w:r>
      <w:r w:rsidR="00B847C8">
        <w:t xml:space="preserve">history of systematic discrimination </w:t>
      </w:r>
      <w:r w:rsidR="00BB3C0B" w:rsidRPr="00DA757F">
        <w:t>by increasing representation of minorities</w:t>
      </w:r>
      <w:r w:rsidR="00B847C8">
        <w:t xml:space="preserve"> in their student body</w:t>
      </w:r>
      <w:r w:rsidR="00BB3C0B" w:rsidRPr="00DA757F">
        <w:t xml:space="preserve">. This required a modification </w:t>
      </w:r>
      <w:r w:rsidR="00B847C8">
        <w:t>of</w:t>
      </w:r>
      <w:r w:rsidR="00BB3C0B" w:rsidRPr="00DA757F">
        <w:t xml:space="preserve"> existing admissions processes to provide advantages to minority applicants not available to the majority</w:t>
      </w:r>
      <w:r w:rsidR="00B847C8">
        <w:t xml:space="preserve"> applicant</w:t>
      </w:r>
      <w:ins w:id="0" w:author="Laurie Kilbride" w:date="2015-12-11T07:49:00Z">
        <w:r w:rsidR="0001615E">
          <w:t>s</w:t>
        </w:r>
      </w:ins>
      <w:r w:rsidR="00BB3C0B" w:rsidRPr="00DA757F">
        <w:t xml:space="preserve">. </w:t>
      </w:r>
      <w:r w:rsidR="00B847C8">
        <w:t>A</w:t>
      </w:r>
      <w:r w:rsidR="00602A96" w:rsidRPr="00DA757F">
        <w:t xml:space="preserve">ttempts to reverse the </w:t>
      </w:r>
      <w:r w:rsidR="00B847C8">
        <w:t xml:space="preserve">admission </w:t>
      </w:r>
      <w:r w:rsidR="00602A96" w:rsidRPr="00DA757F">
        <w:t xml:space="preserve">inequality </w:t>
      </w:r>
      <w:r w:rsidR="00B847C8">
        <w:t xml:space="preserve">continue </w:t>
      </w:r>
      <w:r w:rsidR="003E0FE4">
        <w:t>today.</w:t>
      </w:r>
      <w:r w:rsidR="00B847C8">
        <w:t xml:space="preserve">  These methods are </w:t>
      </w:r>
      <w:r w:rsidR="00602A96" w:rsidRPr="00DA757F">
        <w:t xml:space="preserve">highly controversial </w:t>
      </w:r>
      <w:r w:rsidR="00B847C8">
        <w:t xml:space="preserve">and </w:t>
      </w:r>
      <w:r w:rsidR="00602A96" w:rsidRPr="00DA757F">
        <w:t>far from perfect</w:t>
      </w:r>
      <w:r w:rsidR="00B847C8">
        <w:t>.</w:t>
      </w:r>
      <w:r w:rsidR="00602A96" w:rsidRPr="00DA757F">
        <w:t xml:space="preserve">  </w:t>
      </w:r>
    </w:p>
    <w:p w14:paraId="347DC131" w14:textId="77777777" w:rsidR="00A16D8A" w:rsidRPr="00DA757F" w:rsidRDefault="00A16D8A" w:rsidP="00C80413">
      <w:pPr>
        <w:spacing w:line="480" w:lineRule="auto"/>
      </w:pPr>
    </w:p>
    <w:p w14:paraId="57694379" w14:textId="13AFC020" w:rsidR="00A16D8A" w:rsidRPr="00DA757F" w:rsidRDefault="00A16D8A" w:rsidP="00C80413">
      <w:pPr>
        <w:spacing w:line="480" w:lineRule="auto"/>
      </w:pPr>
      <w:r w:rsidRPr="00DA757F">
        <w:t>This paper begin</w:t>
      </w:r>
      <w:r w:rsidR="00B847C8">
        <w:t>s</w:t>
      </w:r>
      <w:r w:rsidRPr="00DA757F">
        <w:t xml:space="preserve"> with a </w:t>
      </w:r>
      <w:r w:rsidR="00B847C8">
        <w:t xml:space="preserve">brief </w:t>
      </w:r>
      <w:r w:rsidRPr="00DA757F">
        <w:t xml:space="preserve">history of affirmative action in </w:t>
      </w:r>
      <w:r w:rsidR="0001615E">
        <w:t xml:space="preserve">college </w:t>
      </w:r>
      <w:r w:rsidRPr="00DA757F">
        <w:t>admissions and legal cases that affected its use. It examine</w:t>
      </w:r>
      <w:r w:rsidR="00B847C8">
        <w:t>s</w:t>
      </w:r>
      <w:r w:rsidRPr="00DA757F">
        <w:t xml:space="preserve"> results of removing race from admissions in university enrollments and </w:t>
      </w:r>
      <w:r w:rsidR="0053742F">
        <w:t xml:space="preserve">the </w:t>
      </w:r>
      <w:r w:rsidRPr="00DA757F">
        <w:t>importance of these results in an economic context.</w:t>
      </w:r>
      <w:r w:rsidR="002E1B48">
        <w:t xml:space="preserve"> </w:t>
      </w:r>
      <w:r w:rsidRPr="00DA757F">
        <w:t xml:space="preserve">Texas’s Top Ten Percent Plan </w:t>
      </w:r>
      <w:r w:rsidR="00B847C8">
        <w:t>is</w:t>
      </w:r>
      <w:r w:rsidRPr="00DA757F">
        <w:t xml:space="preserve"> introduced and compared to other states’ percent plans. </w:t>
      </w:r>
      <w:r w:rsidR="00DA2968" w:rsidRPr="00DA757F">
        <w:t xml:space="preserve"> The landscape in which the plan takes place </w:t>
      </w:r>
      <w:r w:rsidR="00B847C8">
        <w:t>is</w:t>
      </w:r>
      <w:r w:rsidR="00DA2968" w:rsidRPr="00DA757F">
        <w:t xml:space="preserve"> described in two portions to underscore both the scale of the plan’s potential impact and the reasons for its success. A review of studies examining</w:t>
      </w:r>
      <w:r w:rsidRPr="00DA757F">
        <w:t xml:space="preserve"> the effects felt after the plan’s enactment</w:t>
      </w:r>
      <w:r w:rsidR="00DA2968" w:rsidRPr="00DA757F">
        <w:t xml:space="preserve"> follow</w:t>
      </w:r>
      <w:r w:rsidR="00B847C8">
        <w:t>s</w:t>
      </w:r>
      <w:r w:rsidRPr="00DA757F">
        <w:t xml:space="preserve">. Finally, the Supreme Court case currently being heard regarding the University of Texas’s admission policies </w:t>
      </w:r>
      <w:r w:rsidR="00B847C8">
        <w:t>is</w:t>
      </w:r>
      <w:r w:rsidRPr="00DA757F">
        <w:t xml:space="preserve"> briefly discussed. </w:t>
      </w:r>
    </w:p>
    <w:p w14:paraId="09810989" w14:textId="77777777" w:rsidR="00E80CDD" w:rsidRPr="00DA757F" w:rsidRDefault="00E80CDD" w:rsidP="00C80413">
      <w:pPr>
        <w:spacing w:line="480" w:lineRule="auto"/>
        <w:rPr>
          <w:b/>
        </w:rPr>
      </w:pPr>
    </w:p>
    <w:p w14:paraId="1D65CF33" w14:textId="55CC85D4" w:rsidR="00D77F4C" w:rsidRPr="00DA757F" w:rsidRDefault="0075543E" w:rsidP="00C80413">
      <w:pPr>
        <w:spacing w:line="480" w:lineRule="auto"/>
      </w:pPr>
      <w:r w:rsidRPr="00DA757F">
        <w:rPr>
          <w:b/>
        </w:rPr>
        <w:t>A</w:t>
      </w:r>
      <w:r w:rsidR="00BB3C0B" w:rsidRPr="00DA757F">
        <w:rPr>
          <w:b/>
        </w:rPr>
        <w:t xml:space="preserve">ffirmative </w:t>
      </w:r>
      <w:r w:rsidRPr="00DA757F">
        <w:rPr>
          <w:b/>
        </w:rPr>
        <w:t>A</w:t>
      </w:r>
      <w:r w:rsidR="00BB3C0B" w:rsidRPr="00DA757F">
        <w:rPr>
          <w:b/>
        </w:rPr>
        <w:t>ction</w:t>
      </w:r>
      <w:r w:rsidRPr="00DA757F">
        <w:rPr>
          <w:b/>
        </w:rPr>
        <w:t xml:space="preserve"> and</w:t>
      </w:r>
      <w:r w:rsidR="00BB3C0B" w:rsidRPr="00DA757F">
        <w:rPr>
          <w:b/>
        </w:rPr>
        <w:t xml:space="preserve"> Ensuing L</w:t>
      </w:r>
      <w:r w:rsidRPr="00DA757F">
        <w:rPr>
          <w:b/>
        </w:rPr>
        <w:t>awsuits</w:t>
      </w:r>
    </w:p>
    <w:p w14:paraId="2564B4B3" w14:textId="0D40575A" w:rsidR="00347B89" w:rsidRPr="00DA757F" w:rsidRDefault="004124C8" w:rsidP="00C80413">
      <w:pPr>
        <w:spacing w:line="480" w:lineRule="auto"/>
      </w:pPr>
      <w:r w:rsidRPr="00DA757F">
        <w:t>P</w:t>
      </w:r>
      <w:r w:rsidR="00C80E43" w:rsidRPr="00DA757F">
        <w:t>ut into place by Executive Order</w:t>
      </w:r>
      <w:r w:rsidR="008E7008" w:rsidRPr="00DA757F">
        <w:t xml:space="preserve"> </w:t>
      </w:r>
      <w:r w:rsidR="00C80E43" w:rsidRPr="00DA757F">
        <w:t>10925</w:t>
      </w:r>
      <w:r w:rsidR="003F39BD" w:rsidRPr="00DA757F">
        <w:t xml:space="preserve"> in 1961</w:t>
      </w:r>
      <w:r w:rsidR="00692F18" w:rsidRPr="00DA757F">
        <w:t>, affirmative</w:t>
      </w:r>
      <w:r w:rsidRPr="00DA757F">
        <w:t xml:space="preserve"> action</w:t>
      </w:r>
      <w:r w:rsidR="00C80E43" w:rsidRPr="00DA757F">
        <w:t xml:space="preserve"> was specifically directed at government employers </w:t>
      </w:r>
      <w:r w:rsidR="003116A2" w:rsidRPr="00DA757F">
        <w:t xml:space="preserve">but </w:t>
      </w:r>
      <w:r w:rsidR="00C80E43" w:rsidRPr="00DA757F">
        <w:t>its influence quickly spread to</w:t>
      </w:r>
      <w:r w:rsidR="005D1F4B" w:rsidRPr="00DA757F">
        <w:t xml:space="preserve"> other</w:t>
      </w:r>
      <w:r w:rsidR="00C80E43" w:rsidRPr="00DA757F">
        <w:t xml:space="preserve"> </w:t>
      </w:r>
      <w:r w:rsidR="00BB3C0B" w:rsidRPr="00DA757F">
        <w:t>sectors</w:t>
      </w:r>
      <w:r w:rsidR="00C80E43" w:rsidRPr="00DA757F">
        <w:t xml:space="preserve">. </w:t>
      </w:r>
      <w:r w:rsidR="003116A2" w:rsidRPr="00DA757F">
        <w:t xml:space="preserve"> Race-based policies soon were adopted in </w:t>
      </w:r>
      <w:r w:rsidR="00692F18" w:rsidRPr="00DA757F">
        <w:t>h</w:t>
      </w:r>
      <w:r w:rsidR="00C80E43" w:rsidRPr="00DA757F">
        <w:t>ousing</w:t>
      </w:r>
      <w:r w:rsidR="00692F18" w:rsidRPr="00DA757F">
        <w:t xml:space="preserve">, </w:t>
      </w:r>
      <w:r w:rsidR="00BB3C0B" w:rsidRPr="00DA757F">
        <w:t xml:space="preserve">private </w:t>
      </w:r>
      <w:r w:rsidR="00C80E43" w:rsidRPr="00DA757F">
        <w:t xml:space="preserve">employment, and tertiary education admission </w:t>
      </w:r>
      <w:r w:rsidR="00692F18" w:rsidRPr="00DA757F">
        <w:t>decisions</w:t>
      </w:r>
      <w:r w:rsidR="003116A2" w:rsidRPr="00DA757F">
        <w:t xml:space="preserve"> </w:t>
      </w:r>
      <w:r w:rsidR="00C80E43" w:rsidRPr="00DA757F">
        <w:t xml:space="preserve">with the </w:t>
      </w:r>
      <w:r w:rsidR="00BB3C0B" w:rsidRPr="00DA757F">
        <w:t xml:space="preserve">intent </w:t>
      </w:r>
      <w:r w:rsidR="00C80E43" w:rsidRPr="00DA757F">
        <w:t xml:space="preserve">of ensuring representation of minorities.  </w:t>
      </w:r>
      <w:r w:rsidR="00AD06DA" w:rsidRPr="00DA757F">
        <w:t xml:space="preserve">The policies in tertiary education admissions generally fell into two methods: quotas </w:t>
      </w:r>
      <w:r w:rsidR="0001615E">
        <w:t>or</w:t>
      </w:r>
      <w:r w:rsidR="0001615E" w:rsidRPr="00DA757F">
        <w:t xml:space="preserve"> </w:t>
      </w:r>
      <w:r w:rsidR="00AD06DA" w:rsidRPr="00DA757F">
        <w:t>full-file reviews</w:t>
      </w:r>
      <w:r w:rsidR="00D21DAC" w:rsidRPr="00DA757F">
        <w:t xml:space="preserve"> in which the </w:t>
      </w:r>
      <w:r w:rsidR="00692F18" w:rsidRPr="00DA757F">
        <w:t>candidates’ full qualifications</w:t>
      </w:r>
      <w:ins w:id="1" w:author="Erica Kilbride" w:date="2015-12-10T23:04:00Z">
        <w:r w:rsidR="00C90859">
          <w:t xml:space="preserve"> </w:t>
        </w:r>
      </w:ins>
      <w:r w:rsidR="00692F18" w:rsidRPr="00DA757F">
        <w:t>(or “files</w:t>
      </w:r>
      <w:r w:rsidR="00C90859" w:rsidRPr="00DA757F">
        <w:t>”</w:t>
      </w:r>
      <w:r w:rsidR="00C90859">
        <w:t>)</w:t>
      </w:r>
      <w:r w:rsidR="00692F18" w:rsidRPr="00DA757F">
        <w:t xml:space="preserve"> are considered along with race</w:t>
      </w:r>
      <w:ins w:id="2" w:author="Laurie Kilbride" w:date="2015-12-09T20:47:00Z">
        <w:r w:rsidR="00B847C8">
          <w:t>.</w:t>
        </w:r>
      </w:ins>
    </w:p>
    <w:p w14:paraId="57944F24" w14:textId="77777777" w:rsidR="0057428A" w:rsidRPr="00DA757F" w:rsidRDefault="0057428A" w:rsidP="00C80413">
      <w:pPr>
        <w:spacing w:line="480" w:lineRule="auto"/>
      </w:pPr>
    </w:p>
    <w:p w14:paraId="2370397F" w14:textId="405AF06F" w:rsidR="00AD06DA" w:rsidRPr="00DA757F" w:rsidRDefault="003F39BD" w:rsidP="00C80413">
      <w:pPr>
        <w:spacing w:line="480" w:lineRule="auto"/>
      </w:pPr>
      <w:r w:rsidRPr="00DA757F">
        <w:t>Over ten</w:t>
      </w:r>
      <w:r w:rsidR="00AD06DA" w:rsidRPr="00DA757F">
        <w:t xml:space="preserve"> years after </w:t>
      </w:r>
      <w:r w:rsidRPr="00DA757F">
        <w:t xml:space="preserve">its </w:t>
      </w:r>
      <w:r w:rsidR="00BE3690" w:rsidRPr="00DA757F">
        <w:t>i</w:t>
      </w:r>
      <w:r w:rsidR="00F07C78" w:rsidRPr="00DA757F">
        <w:t>mplementation</w:t>
      </w:r>
      <w:r w:rsidR="00123A6B" w:rsidRPr="00DA757F">
        <w:t>,</w:t>
      </w:r>
      <w:r w:rsidR="00AD06DA" w:rsidRPr="00DA757F">
        <w:t xml:space="preserve"> </w:t>
      </w:r>
      <w:r w:rsidR="00123A6B" w:rsidRPr="00DA757F">
        <w:t>the</w:t>
      </w:r>
      <w:r w:rsidR="00AD06DA" w:rsidRPr="00DA757F">
        <w:t xml:space="preserve"> use </w:t>
      </w:r>
      <w:r w:rsidR="00123A6B" w:rsidRPr="00DA757F">
        <w:t xml:space="preserve">of affirmative action </w:t>
      </w:r>
      <w:r w:rsidR="00AD06DA" w:rsidRPr="00DA757F">
        <w:t>in university and college admissions came under its first legal review</w:t>
      </w:r>
      <w:r w:rsidR="00BE3690" w:rsidRPr="00DA757F">
        <w:t xml:space="preserve"> </w:t>
      </w:r>
      <w:r w:rsidRPr="00DA757F">
        <w:t xml:space="preserve">in </w:t>
      </w:r>
      <w:r w:rsidR="00AD06DA" w:rsidRPr="001739DF">
        <w:rPr>
          <w:i/>
        </w:rPr>
        <w:t>Regents of the University of California v Bakke</w:t>
      </w:r>
      <w:r w:rsidRPr="00DA757F">
        <w:t xml:space="preserve">.  The </w:t>
      </w:r>
      <w:r w:rsidR="00AD06DA" w:rsidRPr="00DA757F">
        <w:t xml:space="preserve">Supreme Court used the </w:t>
      </w:r>
      <w:r w:rsidR="008E7008" w:rsidRPr="00DA757F">
        <w:t xml:space="preserve">Fourteenth Amendment’s Equal Protection </w:t>
      </w:r>
      <w:r w:rsidR="00BB3C0B" w:rsidRPr="00DA757F">
        <w:t>C</w:t>
      </w:r>
      <w:r w:rsidR="008E7008" w:rsidRPr="00DA757F">
        <w:t xml:space="preserve">lause as the basis for its consideration of the </w:t>
      </w:r>
      <w:r w:rsidR="00BB3C0B" w:rsidRPr="00DA757F">
        <w:t xml:space="preserve">dual admission practice at the </w:t>
      </w:r>
      <w:r w:rsidR="008E7008" w:rsidRPr="00DA757F">
        <w:t>Medical School at the University of California a</w:t>
      </w:r>
      <w:r w:rsidR="00BB3C0B" w:rsidRPr="00DA757F">
        <w:t>t Davis.</w:t>
      </w:r>
      <w:r w:rsidR="008E7008" w:rsidRPr="00DA757F">
        <w:t xml:space="preserve"> The</w:t>
      </w:r>
      <w:r w:rsidR="00AD06DA" w:rsidRPr="00DA757F">
        <w:t xml:space="preserve"> Equal Protection Clause states that racial discrimination is prohibited except where there is a compelling state interest and narrowly ta</w:t>
      </w:r>
      <w:r w:rsidR="001C0575" w:rsidRPr="00DA757F">
        <w:t>ilored means</w:t>
      </w:r>
      <w:sdt>
        <w:sdtPr>
          <w:id w:val="209387224"/>
          <w:citation/>
        </w:sdtPr>
        <w:sdtContent>
          <w:r w:rsidR="001C0575" w:rsidRPr="00DA757F">
            <w:fldChar w:fldCharType="begin"/>
          </w:r>
          <w:r w:rsidR="001C0575" w:rsidRPr="00DA757F">
            <w:instrText xml:space="preserve"> CITATION Reg78 \l 1033 </w:instrText>
          </w:r>
          <w:r w:rsidR="001C0575" w:rsidRPr="00DA757F">
            <w:fldChar w:fldCharType="separate"/>
          </w:r>
          <w:r w:rsidR="00ED343A">
            <w:rPr>
              <w:noProof/>
            </w:rPr>
            <w:t xml:space="preserve"> (Regents of the University of California v. Bakke, 1978)</w:t>
          </w:r>
          <w:r w:rsidR="001C0575" w:rsidRPr="00DA757F">
            <w:fldChar w:fldCharType="end"/>
          </w:r>
        </w:sdtContent>
      </w:sdt>
      <w:r w:rsidR="00AD06DA" w:rsidRPr="00DA757F">
        <w:t xml:space="preserve">. </w:t>
      </w:r>
      <w:r w:rsidR="008E7008" w:rsidRPr="00DA757F">
        <w:t xml:space="preserve"> The court ruled in </w:t>
      </w:r>
      <w:r w:rsidR="008E7008" w:rsidRPr="00C90859">
        <w:rPr>
          <w:i/>
        </w:rPr>
        <w:t>Bakke</w:t>
      </w:r>
      <w:r w:rsidR="008E7008" w:rsidRPr="00DA757F">
        <w:t xml:space="preserve"> that specific quotas</w:t>
      </w:r>
      <w:r w:rsidR="00556FDC" w:rsidRPr="00DA757F">
        <w:t xml:space="preserve"> </w:t>
      </w:r>
      <w:r w:rsidR="008E7008" w:rsidRPr="00DA757F">
        <w:t>failed to meet the strict requirement of narrowly tailored means, though Justice P</w:t>
      </w:r>
      <w:r w:rsidR="008E7008" w:rsidRPr="007C3B14">
        <w:t xml:space="preserve">owell, </w:t>
      </w:r>
      <w:r w:rsidR="00BE3690" w:rsidRPr="0006480E">
        <w:t>author of</w:t>
      </w:r>
      <w:r w:rsidR="008E7008" w:rsidRPr="0006480E">
        <w:t xml:space="preserve"> the majority opinion, agreed race should be used in admission policies and that the state has “ a legitimate… interest in ameliorating…the disabling effects of identified discrimination” </w:t>
      </w:r>
      <w:sdt>
        <w:sdtPr>
          <w:id w:val="2054876272"/>
          <w:citation/>
        </w:sdtPr>
        <w:sdtContent>
          <w:r w:rsidR="001C0575" w:rsidRPr="00DA757F">
            <w:fldChar w:fldCharType="begin"/>
          </w:r>
          <w:r w:rsidR="001C0575" w:rsidRPr="00DA757F">
            <w:instrText xml:space="preserve"> CITATION Reg78 \l 1033 </w:instrText>
          </w:r>
          <w:r w:rsidR="001C0575" w:rsidRPr="00DA757F">
            <w:fldChar w:fldCharType="separate"/>
          </w:r>
          <w:r w:rsidR="00ED343A">
            <w:rPr>
              <w:noProof/>
            </w:rPr>
            <w:t>(Regents of the University of California v. Bakke, 1978)</w:t>
          </w:r>
          <w:r w:rsidR="001C0575" w:rsidRPr="00DA757F">
            <w:fldChar w:fldCharType="end"/>
          </w:r>
        </w:sdtContent>
      </w:sdt>
      <w:r w:rsidR="001C0575" w:rsidRPr="00DA757F">
        <w:t>.</w:t>
      </w:r>
    </w:p>
    <w:p w14:paraId="235A8DFD" w14:textId="77777777" w:rsidR="008E7008" w:rsidRPr="007C3B14" w:rsidRDefault="008E7008" w:rsidP="00C80413">
      <w:pPr>
        <w:spacing w:line="480" w:lineRule="auto"/>
      </w:pPr>
    </w:p>
    <w:p w14:paraId="19A1B709" w14:textId="58F3CA4B" w:rsidR="00653750" w:rsidRDefault="00DC5556" w:rsidP="00C80413">
      <w:pPr>
        <w:widowControl w:val="0"/>
        <w:autoSpaceDE w:val="0"/>
        <w:autoSpaceDN w:val="0"/>
        <w:adjustRightInd w:val="0"/>
        <w:spacing w:line="480" w:lineRule="auto"/>
      </w:pPr>
      <w:r w:rsidRPr="0006480E">
        <w:t xml:space="preserve">Decades </w:t>
      </w:r>
      <w:r w:rsidR="00FA2672">
        <w:t xml:space="preserve">after </w:t>
      </w:r>
      <w:r w:rsidR="00FA2672">
        <w:rPr>
          <w:i/>
        </w:rPr>
        <w:t>Bakke</w:t>
      </w:r>
      <w:r w:rsidR="00F07C78" w:rsidRPr="0006480E">
        <w:t>, a trio of lawsuits concerning the affirmative action policies for both law schools and undergraduate admis</w:t>
      </w:r>
      <w:r w:rsidR="00804435" w:rsidRPr="0006480E">
        <w:t xml:space="preserve">sions were heard.  The 1996 </w:t>
      </w:r>
      <w:r w:rsidR="00804435" w:rsidRPr="00C90859">
        <w:rPr>
          <w:i/>
        </w:rPr>
        <w:t>Hop</w:t>
      </w:r>
      <w:r w:rsidR="00F07C78" w:rsidRPr="00C90859">
        <w:rPr>
          <w:i/>
        </w:rPr>
        <w:t>wood v Texas</w:t>
      </w:r>
      <w:r w:rsidR="00F07C78" w:rsidRPr="007E3E6A">
        <w:t xml:space="preserve"> decision ruled that law schools could not use race at a</w:t>
      </w:r>
      <w:r w:rsidR="00F07C78" w:rsidRPr="00DA757F">
        <w:t xml:space="preserve">ll in their admission decisions, citing </w:t>
      </w:r>
      <w:r w:rsidR="00BB3C0B" w:rsidRPr="00DA757F">
        <w:t>a violation</w:t>
      </w:r>
      <w:r w:rsidR="00F07C78" w:rsidRPr="00DA757F">
        <w:t xml:space="preserve"> </w:t>
      </w:r>
      <w:r w:rsidR="0001615E">
        <w:t xml:space="preserve">of </w:t>
      </w:r>
      <w:r w:rsidR="00F07C78" w:rsidRPr="00DA757F">
        <w:t xml:space="preserve">the Fourteenth Amendment </w:t>
      </w:r>
      <w:sdt>
        <w:sdtPr>
          <w:id w:val="1520044836"/>
          <w:citation/>
        </w:sdtPr>
        <w:sdtContent>
          <w:r w:rsidR="001C0575" w:rsidRPr="00DA757F">
            <w:fldChar w:fldCharType="begin"/>
          </w:r>
          <w:r w:rsidR="001C0575" w:rsidRPr="00DA757F">
            <w:instrText xml:space="preserve"> CITATION Hop \l 1033 </w:instrText>
          </w:r>
          <w:r w:rsidR="001C0575" w:rsidRPr="00DA757F">
            <w:fldChar w:fldCharType="separate"/>
          </w:r>
          <w:r w:rsidR="00ED343A">
            <w:rPr>
              <w:noProof/>
            </w:rPr>
            <w:t>(Hopwood v. University of Texas )</w:t>
          </w:r>
          <w:r w:rsidR="001C0575" w:rsidRPr="00DA757F">
            <w:fldChar w:fldCharType="end"/>
          </w:r>
        </w:sdtContent>
      </w:sdt>
      <w:r w:rsidR="001C0575" w:rsidRPr="00DA757F">
        <w:t xml:space="preserve">. </w:t>
      </w:r>
      <w:r w:rsidR="00F07C78" w:rsidRPr="00DA757F">
        <w:t xml:space="preserve">Prior to this ruling, black and Hispanic students with lower overall GPAs and LSAT scores were granted admission </w:t>
      </w:r>
      <w:r w:rsidR="00406A0A" w:rsidRPr="007C3B14">
        <w:t>at h</w:t>
      </w:r>
      <w:r w:rsidR="00406A0A" w:rsidRPr="0006480E">
        <w:t xml:space="preserve">igher rates than white applicants with higher </w:t>
      </w:r>
      <w:r w:rsidR="00BB3C0B" w:rsidRPr="0006480E">
        <w:t>scores</w:t>
      </w:r>
      <w:r w:rsidR="00406A0A" w:rsidRPr="0006480E">
        <w:t>. The</w:t>
      </w:r>
      <w:r w:rsidR="00B847C8">
        <w:t>se</w:t>
      </w:r>
      <w:r w:rsidR="00406A0A" w:rsidRPr="0006480E">
        <w:t xml:space="preserve"> admissions policies also created a “discretionary zone” of further review for applicants not immediately admitted or denied. In this discretionary zone, black and Hispanic applicants were examined w</w:t>
      </w:r>
      <w:r w:rsidR="00406A0A" w:rsidRPr="00DA757F">
        <w:t xml:space="preserve">ith less scrutiny and granted admission at a higher rate with lower scores than whites and “non-preferred minorities” </w:t>
      </w:r>
      <w:sdt>
        <w:sdtPr>
          <w:id w:val="540246936"/>
          <w:citation/>
        </w:sdtPr>
        <w:sdtContent>
          <w:r w:rsidR="001C0575" w:rsidRPr="00DA757F">
            <w:fldChar w:fldCharType="begin"/>
          </w:r>
          <w:r w:rsidR="001C0575" w:rsidRPr="00DA757F">
            <w:instrText xml:space="preserve">CITATION Dav \l 1033 </w:instrText>
          </w:r>
          <w:r w:rsidR="001C0575" w:rsidRPr="00DA757F">
            <w:fldChar w:fldCharType="separate"/>
          </w:r>
          <w:r w:rsidR="00ED343A">
            <w:rPr>
              <w:noProof/>
            </w:rPr>
            <w:t>(Davis, 2013)</w:t>
          </w:r>
          <w:r w:rsidR="001C0575" w:rsidRPr="00DA757F">
            <w:fldChar w:fldCharType="end"/>
          </w:r>
        </w:sdtContent>
      </w:sdt>
      <w:r w:rsidR="00804435" w:rsidRPr="00DA757F">
        <w:t xml:space="preserve">. </w:t>
      </w:r>
      <w:r w:rsidRPr="00DA757F">
        <w:t xml:space="preserve"> </w:t>
      </w:r>
      <w:r w:rsidR="00EB5E73" w:rsidRPr="00DA757F">
        <w:t>It is important to note</w:t>
      </w:r>
      <w:r w:rsidR="00F15342">
        <w:t xml:space="preserve"> </w:t>
      </w:r>
      <w:r w:rsidR="00F15342" w:rsidRPr="00DA757F">
        <w:t>that</w:t>
      </w:r>
      <w:r w:rsidR="00EB5E73" w:rsidRPr="00DA757F">
        <w:t xml:space="preserve"> this decision was reached in the 5</w:t>
      </w:r>
      <w:r w:rsidR="00EB5E73" w:rsidRPr="00DA757F">
        <w:rPr>
          <w:vertAlign w:val="superscript"/>
        </w:rPr>
        <w:t>th</w:t>
      </w:r>
      <w:r w:rsidR="00EB5E73" w:rsidRPr="00DA757F">
        <w:t xml:space="preserve"> Circuit court, not the Supreme</w:t>
      </w:r>
      <w:r w:rsidR="00EB5E73" w:rsidRPr="007C3B14">
        <w:t xml:space="preserve"> Court</w:t>
      </w:r>
      <w:r w:rsidR="00B847C8">
        <w:t xml:space="preserve">, so </w:t>
      </w:r>
      <w:r w:rsidR="00F15342">
        <w:t>t</w:t>
      </w:r>
      <w:r w:rsidR="00B847C8">
        <w:t>his</w:t>
      </w:r>
      <w:r w:rsidR="00EB5E73" w:rsidRPr="007C3B14">
        <w:t xml:space="preserve"> ban on using race in admissions decisions was applied to the 5</w:t>
      </w:r>
      <w:r w:rsidR="00EB5E73" w:rsidRPr="0006480E">
        <w:rPr>
          <w:vertAlign w:val="superscript"/>
        </w:rPr>
        <w:t>th</w:t>
      </w:r>
      <w:r w:rsidR="00EB5E73" w:rsidRPr="0006480E">
        <w:t xml:space="preserve"> Circuit’s jurisdiction.  </w:t>
      </w:r>
    </w:p>
    <w:p w14:paraId="05D4CC22" w14:textId="77777777" w:rsidR="00060341" w:rsidRPr="007E3E6A" w:rsidRDefault="00060341" w:rsidP="00C80413">
      <w:pPr>
        <w:widowControl w:val="0"/>
        <w:autoSpaceDE w:val="0"/>
        <w:autoSpaceDN w:val="0"/>
        <w:adjustRightInd w:val="0"/>
        <w:spacing w:line="480" w:lineRule="auto"/>
      </w:pPr>
    </w:p>
    <w:p w14:paraId="692DE626" w14:textId="04B4DE6B" w:rsidR="006F2848" w:rsidRPr="00892B68" w:rsidRDefault="00DC5556" w:rsidP="00C80413">
      <w:pPr>
        <w:widowControl w:val="0"/>
        <w:autoSpaceDE w:val="0"/>
        <w:autoSpaceDN w:val="0"/>
        <w:adjustRightInd w:val="0"/>
        <w:spacing w:line="480" w:lineRule="auto"/>
        <w:rPr>
          <w:rFonts w:cs="Times New Roman"/>
        </w:rPr>
      </w:pPr>
      <w:r w:rsidRPr="00DA757F">
        <w:t>In contrast,</w:t>
      </w:r>
      <w:r w:rsidR="0002589D">
        <w:t xml:space="preserve"> the 2003 Supreme Court rulings on two affirmative action cases at the University of Michigan had nationwide impact.</w:t>
      </w:r>
      <w:r w:rsidRPr="00DA757F">
        <w:t xml:space="preserve"> </w:t>
      </w:r>
      <w:r w:rsidR="0002589D">
        <w:t xml:space="preserve">The </w:t>
      </w:r>
      <w:r w:rsidR="00ED4EA0" w:rsidRPr="00C90859">
        <w:rPr>
          <w:i/>
        </w:rPr>
        <w:t>Grutter v Bollinger</w:t>
      </w:r>
      <w:r w:rsidR="0002589D">
        <w:t xml:space="preserve"> decision</w:t>
      </w:r>
      <w:r w:rsidR="00ED4EA0" w:rsidRPr="00DA757F">
        <w:t xml:space="preserve"> reaffirmed their </w:t>
      </w:r>
      <w:r w:rsidR="0075543E" w:rsidRPr="00C90859">
        <w:rPr>
          <w:i/>
        </w:rPr>
        <w:t>Bakke</w:t>
      </w:r>
      <w:r w:rsidR="00ED4EA0" w:rsidRPr="00DA757F">
        <w:t xml:space="preserve"> findings</w:t>
      </w:r>
      <w:r w:rsidR="00774505" w:rsidRPr="00DA757F">
        <w:t>,</w:t>
      </w:r>
      <w:r w:rsidRPr="00DA757F">
        <w:t xml:space="preserve"> </w:t>
      </w:r>
      <w:r w:rsidR="00692F18" w:rsidRPr="00DA757F">
        <w:t>stating,</w:t>
      </w:r>
      <w:r w:rsidR="00774505" w:rsidRPr="00DA757F">
        <w:t xml:space="preserve"> </w:t>
      </w:r>
      <w:r w:rsidRPr="0002589D">
        <w:rPr>
          <w:rFonts w:cs="Times New Roman"/>
        </w:rPr>
        <w:t>"student</w:t>
      </w:r>
      <w:r w:rsidR="00ED4EA0" w:rsidRPr="0002589D">
        <w:rPr>
          <w:rFonts w:cs="Times New Roman"/>
        </w:rPr>
        <w:t xml:space="preserve"> </w:t>
      </w:r>
      <w:r w:rsidRPr="0002589D">
        <w:rPr>
          <w:rFonts w:cs="Times New Roman"/>
        </w:rPr>
        <w:t>body diversity is a compelling state interest that can justify the</w:t>
      </w:r>
      <w:r w:rsidR="00ED4EA0" w:rsidRPr="0002589D">
        <w:rPr>
          <w:rFonts w:cs="Times New Roman"/>
        </w:rPr>
        <w:t xml:space="preserve"> </w:t>
      </w:r>
      <w:r w:rsidRPr="0002589D">
        <w:rPr>
          <w:rFonts w:cs="Times New Roman"/>
        </w:rPr>
        <w:t>use of race in university admissions"</w:t>
      </w:r>
      <w:r w:rsidR="001C0575" w:rsidRPr="0002589D">
        <w:rPr>
          <w:rFonts w:cs="Times New Roman"/>
        </w:rPr>
        <w:t xml:space="preserve"> </w:t>
      </w:r>
      <w:sdt>
        <w:sdtPr>
          <w:rPr>
            <w:rFonts w:cs="Times New Roman"/>
          </w:rPr>
          <w:id w:val="901649737"/>
          <w:citation/>
        </w:sdtPr>
        <w:sdtContent>
          <w:r w:rsidR="001C0575" w:rsidRPr="0002589D">
            <w:rPr>
              <w:rFonts w:cs="Times New Roman"/>
            </w:rPr>
            <w:fldChar w:fldCharType="begin"/>
          </w:r>
          <w:r w:rsidR="001C0575" w:rsidRPr="0002589D">
            <w:rPr>
              <w:rFonts w:cs="Times New Roman"/>
            </w:rPr>
            <w:instrText xml:space="preserve"> CITATION Gru03 \l 1033 </w:instrText>
          </w:r>
          <w:r w:rsidR="001C0575" w:rsidRPr="0002589D">
            <w:rPr>
              <w:rFonts w:cs="Times New Roman"/>
            </w:rPr>
            <w:fldChar w:fldCharType="separate"/>
          </w:r>
          <w:r w:rsidR="00ED343A" w:rsidRPr="00ED343A">
            <w:rPr>
              <w:rFonts w:cs="Times New Roman"/>
              <w:noProof/>
            </w:rPr>
            <w:t>(Grutter v. Bollinger, 2003)</w:t>
          </w:r>
          <w:r w:rsidR="001C0575" w:rsidRPr="0002589D">
            <w:rPr>
              <w:rFonts w:cs="Times New Roman"/>
            </w:rPr>
            <w:fldChar w:fldCharType="end"/>
          </w:r>
        </w:sdtContent>
      </w:sdt>
      <w:r w:rsidRPr="0002589D">
        <w:rPr>
          <w:rFonts w:cs="Times New Roman"/>
        </w:rPr>
        <w:t xml:space="preserve">. Though quotas were still ruled out, the </w:t>
      </w:r>
      <w:r w:rsidR="00BB3C0B" w:rsidRPr="0002589D">
        <w:rPr>
          <w:rFonts w:cs="Times New Roman"/>
        </w:rPr>
        <w:t>c</w:t>
      </w:r>
      <w:r w:rsidRPr="0002589D">
        <w:rPr>
          <w:rFonts w:cs="Times New Roman"/>
        </w:rPr>
        <w:t xml:space="preserve">ourt promoted race-based admissions programs that had flexibility to </w:t>
      </w:r>
      <w:r w:rsidR="00ED4EA0" w:rsidRPr="0002589D">
        <w:rPr>
          <w:rFonts w:cs="Times New Roman"/>
        </w:rPr>
        <w:t>“</w:t>
      </w:r>
      <w:r w:rsidRPr="0002589D">
        <w:rPr>
          <w:rFonts w:cs="Times New Roman"/>
        </w:rPr>
        <w:t>consider all</w:t>
      </w:r>
      <w:r w:rsidR="00ED4EA0" w:rsidRPr="0002589D">
        <w:rPr>
          <w:rFonts w:cs="Times New Roman"/>
        </w:rPr>
        <w:t>…</w:t>
      </w:r>
      <w:r w:rsidRPr="0002589D">
        <w:rPr>
          <w:rFonts w:cs="Times New Roman"/>
        </w:rPr>
        <w:t xml:space="preserve"> elements of diversity</w:t>
      </w:r>
      <w:r w:rsidR="00ED4EA0" w:rsidRPr="0002589D">
        <w:rPr>
          <w:rFonts w:cs="Times New Roman"/>
        </w:rPr>
        <w:t xml:space="preserve">… </w:t>
      </w:r>
      <w:r w:rsidRPr="0002589D">
        <w:rPr>
          <w:rFonts w:cs="Times New Roman"/>
        </w:rPr>
        <w:t xml:space="preserve">of each applicant and </w:t>
      </w:r>
      <w:r w:rsidR="00ED4EA0" w:rsidRPr="0002589D">
        <w:rPr>
          <w:rFonts w:cs="Times New Roman"/>
        </w:rPr>
        <w:t xml:space="preserve">to place them on equal footing… although not necessarily giving them the same weight” </w:t>
      </w:r>
      <w:sdt>
        <w:sdtPr>
          <w:rPr>
            <w:rFonts w:cs="Times New Roman"/>
          </w:rPr>
          <w:id w:val="288865461"/>
          <w:citation/>
        </w:sdtPr>
        <w:sdtContent>
          <w:r w:rsidR="001C0575" w:rsidRPr="0002589D">
            <w:rPr>
              <w:rFonts w:cs="Times New Roman"/>
            </w:rPr>
            <w:fldChar w:fldCharType="begin"/>
          </w:r>
          <w:r w:rsidR="001C0575" w:rsidRPr="0002589D">
            <w:rPr>
              <w:rFonts w:cs="Times New Roman"/>
            </w:rPr>
            <w:instrText xml:space="preserve"> CITATION Gru03 \l 1033 </w:instrText>
          </w:r>
          <w:r w:rsidR="001C0575" w:rsidRPr="0002589D">
            <w:rPr>
              <w:rFonts w:cs="Times New Roman"/>
            </w:rPr>
            <w:fldChar w:fldCharType="separate"/>
          </w:r>
          <w:r w:rsidR="00ED343A" w:rsidRPr="00ED343A">
            <w:rPr>
              <w:rFonts w:cs="Times New Roman"/>
              <w:noProof/>
            </w:rPr>
            <w:t>(Grutter v. Bollinger, 2003)</w:t>
          </w:r>
          <w:r w:rsidR="001C0575" w:rsidRPr="0002589D">
            <w:rPr>
              <w:rFonts w:cs="Times New Roman"/>
            </w:rPr>
            <w:fldChar w:fldCharType="end"/>
          </w:r>
        </w:sdtContent>
      </w:sdt>
      <w:r w:rsidR="001C0575" w:rsidRPr="0002589D">
        <w:rPr>
          <w:rFonts w:cs="Times New Roman"/>
        </w:rPr>
        <w:t xml:space="preserve">. </w:t>
      </w:r>
      <w:r w:rsidR="00ED4EA0" w:rsidRPr="0002589D">
        <w:rPr>
          <w:rFonts w:cs="Times New Roman"/>
        </w:rPr>
        <w:t xml:space="preserve">The Michigan Law School application was found to have achieved this flexibility and the Court ruled it satisfactorily tailored. That same day, </w:t>
      </w:r>
      <w:r w:rsidR="00ED4EA0" w:rsidRPr="00C90859">
        <w:rPr>
          <w:rFonts w:cs="Times New Roman"/>
          <w:i/>
        </w:rPr>
        <w:t>Gratz v Bollinger</w:t>
      </w:r>
      <w:r w:rsidR="00ED4EA0" w:rsidRPr="0002589D">
        <w:rPr>
          <w:rFonts w:cs="Times New Roman"/>
        </w:rPr>
        <w:t>, a case concerning undergraduate admissions at the University of Michigan, was heard by the court.  This admission policy included an index of points granted to each applicant</w:t>
      </w:r>
      <w:r w:rsidR="002E0A8B" w:rsidRPr="0002589D">
        <w:rPr>
          <w:rFonts w:cs="Times New Roman"/>
        </w:rPr>
        <w:t xml:space="preserve"> and a miscellaneous</w:t>
      </w:r>
      <w:r w:rsidR="00ED4EA0" w:rsidRPr="0002589D">
        <w:rPr>
          <w:rFonts w:cs="Times New Roman"/>
        </w:rPr>
        <w:t xml:space="preserve"> category </w:t>
      </w:r>
      <w:r w:rsidR="00235DD5">
        <w:rPr>
          <w:rFonts w:cs="Times New Roman"/>
        </w:rPr>
        <w:t>automatically</w:t>
      </w:r>
      <w:r w:rsidR="00235DD5" w:rsidRPr="0002589D">
        <w:rPr>
          <w:rFonts w:cs="Times New Roman"/>
        </w:rPr>
        <w:t xml:space="preserve"> </w:t>
      </w:r>
      <w:r w:rsidR="00ED4EA0" w:rsidRPr="0002589D">
        <w:rPr>
          <w:rFonts w:cs="Times New Roman"/>
        </w:rPr>
        <w:t>allocated points to underrepresented minorities. The court found that the allocation of these points were not narrowly tailored and cited</w:t>
      </w:r>
      <w:r w:rsidR="00ED4EA0" w:rsidRPr="00892B68">
        <w:rPr>
          <w:rFonts w:cs="Times New Roman"/>
        </w:rPr>
        <w:t xml:space="preserve"> a lack of individualized reviews that was previously found in </w:t>
      </w:r>
      <w:r w:rsidR="00ED4EA0" w:rsidRPr="00235DD5">
        <w:rPr>
          <w:rFonts w:cs="Times New Roman"/>
          <w:i/>
        </w:rPr>
        <w:t>Bakke</w:t>
      </w:r>
      <w:r w:rsidR="00ED4EA0" w:rsidRPr="00892B68">
        <w:rPr>
          <w:rFonts w:cs="Times New Roman"/>
        </w:rPr>
        <w:t xml:space="preserve"> and </w:t>
      </w:r>
      <w:r w:rsidR="00ED4EA0" w:rsidRPr="00235DD5">
        <w:rPr>
          <w:rFonts w:cs="Times New Roman"/>
          <w:i/>
        </w:rPr>
        <w:t>Grutter</w:t>
      </w:r>
      <w:r w:rsidR="00ED4EA0" w:rsidRPr="00892B68">
        <w:rPr>
          <w:rFonts w:cs="Times New Roman"/>
        </w:rPr>
        <w:t xml:space="preserve">. In short, the ban on use of quotas was upheld, </w:t>
      </w:r>
      <w:r w:rsidR="0001615E">
        <w:rPr>
          <w:rFonts w:cs="Times New Roman"/>
        </w:rPr>
        <w:t>and</w:t>
      </w:r>
      <w:r w:rsidR="0001615E" w:rsidRPr="00892B68">
        <w:rPr>
          <w:rFonts w:cs="Times New Roman"/>
        </w:rPr>
        <w:t xml:space="preserve"> </w:t>
      </w:r>
      <w:r w:rsidR="00ED4EA0" w:rsidRPr="00892B68">
        <w:rPr>
          <w:rFonts w:cs="Times New Roman"/>
        </w:rPr>
        <w:t>the use of race as a factor in admissions was upheld, as long as it was not the determinant of admissions.</w:t>
      </w:r>
    </w:p>
    <w:p w14:paraId="47EF5D45" w14:textId="77777777" w:rsidR="0075543E" w:rsidRPr="00892B68" w:rsidRDefault="0075543E" w:rsidP="00C80413">
      <w:pPr>
        <w:widowControl w:val="0"/>
        <w:autoSpaceDE w:val="0"/>
        <w:autoSpaceDN w:val="0"/>
        <w:adjustRightInd w:val="0"/>
        <w:spacing w:line="480" w:lineRule="auto"/>
        <w:rPr>
          <w:rFonts w:cs="Times New Roman"/>
        </w:rPr>
      </w:pPr>
    </w:p>
    <w:p w14:paraId="79DC24DF" w14:textId="48DFB219" w:rsidR="0075543E" w:rsidRPr="00892B68" w:rsidRDefault="003D4035" w:rsidP="00C80413">
      <w:pPr>
        <w:widowControl w:val="0"/>
        <w:autoSpaceDE w:val="0"/>
        <w:autoSpaceDN w:val="0"/>
        <w:adjustRightInd w:val="0"/>
        <w:spacing w:line="480" w:lineRule="auto"/>
        <w:rPr>
          <w:rFonts w:cs="Times New Roman"/>
          <w:b/>
        </w:rPr>
      </w:pPr>
      <w:r w:rsidRPr="00892B68">
        <w:rPr>
          <w:rFonts w:cs="Times New Roman"/>
          <w:b/>
        </w:rPr>
        <w:t xml:space="preserve">What </w:t>
      </w:r>
      <w:r w:rsidR="00BB3C0B" w:rsidRPr="00892B68">
        <w:rPr>
          <w:rFonts w:cs="Times New Roman"/>
          <w:b/>
        </w:rPr>
        <w:t>H</w:t>
      </w:r>
      <w:r w:rsidRPr="00892B68">
        <w:rPr>
          <w:rFonts w:cs="Times New Roman"/>
          <w:b/>
        </w:rPr>
        <w:t xml:space="preserve">appens </w:t>
      </w:r>
      <w:r w:rsidR="00BB3C0B" w:rsidRPr="00892B68">
        <w:rPr>
          <w:rFonts w:cs="Times New Roman"/>
          <w:b/>
        </w:rPr>
        <w:t>W</w:t>
      </w:r>
      <w:r w:rsidRPr="00892B68">
        <w:rPr>
          <w:rFonts w:cs="Times New Roman"/>
          <w:b/>
        </w:rPr>
        <w:t xml:space="preserve">hen </w:t>
      </w:r>
      <w:r w:rsidR="00BB3C0B" w:rsidRPr="00892B68">
        <w:rPr>
          <w:rFonts w:cs="Times New Roman"/>
          <w:b/>
        </w:rPr>
        <w:t xml:space="preserve">AA is Removed? </w:t>
      </w:r>
    </w:p>
    <w:p w14:paraId="1A5A2BBA" w14:textId="25290D56" w:rsidR="00AE27BC" w:rsidRPr="00DA757F" w:rsidRDefault="00E819E5" w:rsidP="00C80413">
      <w:pPr>
        <w:widowControl w:val="0"/>
        <w:autoSpaceDE w:val="0"/>
        <w:autoSpaceDN w:val="0"/>
        <w:adjustRightInd w:val="0"/>
        <w:spacing w:line="480" w:lineRule="auto"/>
        <w:rPr>
          <w:rFonts w:cs="Times New Roman"/>
        </w:rPr>
      </w:pPr>
      <w:r w:rsidRPr="00892B68">
        <w:rPr>
          <w:rFonts w:cs="Times New Roman"/>
        </w:rPr>
        <w:t>The ban of affirmative action in admissions policies</w:t>
      </w:r>
      <w:r w:rsidR="00692F18" w:rsidRPr="00892B68">
        <w:rPr>
          <w:rFonts w:cs="Times New Roman"/>
        </w:rPr>
        <w:t xml:space="preserve"> </w:t>
      </w:r>
      <w:r w:rsidR="00F514EC">
        <w:rPr>
          <w:rFonts w:cs="Times New Roman"/>
        </w:rPr>
        <w:t>was</w:t>
      </w:r>
      <w:r w:rsidR="00F514EC" w:rsidRPr="00892B68">
        <w:rPr>
          <w:rFonts w:cs="Times New Roman"/>
        </w:rPr>
        <w:t xml:space="preserve"> </w:t>
      </w:r>
      <w:r w:rsidR="00692F18" w:rsidRPr="0002589D">
        <w:rPr>
          <w:rFonts w:cs="Times New Roman"/>
        </w:rPr>
        <w:t>not instituted nation-wide</w:t>
      </w:r>
      <w:r w:rsidR="00C95064">
        <w:rPr>
          <w:rFonts w:cs="Times New Roman"/>
        </w:rPr>
        <w:t>,</w:t>
      </w:r>
      <w:r w:rsidR="0002589D">
        <w:rPr>
          <w:rFonts w:cs="Times New Roman"/>
        </w:rPr>
        <w:t xml:space="preserve"> </w:t>
      </w:r>
      <w:r w:rsidR="00FA2672">
        <w:rPr>
          <w:rFonts w:cs="Times New Roman"/>
        </w:rPr>
        <w:t>but through</w:t>
      </w:r>
      <w:r w:rsidR="0002589D">
        <w:rPr>
          <w:rFonts w:cs="Times New Roman"/>
        </w:rPr>
        <w:t xml:space="preserve"> the jurisdiction of district courts or state ballot propositions, </w:t>
      </w:r>
      <w:r w:rsidR="0002589D" w:rsidRPr="0002589D">
        <w:rPr>
          <w:rFonts w:cs="Times New Roman"/>
        </w:rPr>
        <w:t>generati</w:t>
      </w:r>
      <w:r w:rsidR="0002589D">
        <w:rPr>
          <w:rFonts w:cs="Times New Roman"/>
        </w:rPr>
        <w:t>ng</w:t>
      </w:r>
      <w:r w:rsidR="00C95064">
        <w:rPr>
          <w:rFonts w:cs="Times New Roman"/>
        </w:rPr>
        <w:t xml:space="preserve"> </w:t>
      </w:r>
      <w:r w:rsidRPr="0002589D">
        <w:rPr>
          <w:rFonts w:cs="Times New Roman"/>
        </w:rPr>
        <w:t xml:space="preserve">some interesting results. </w:t>
      </w:r>
      <w:r w:rsidR="003F39BD" w:rsidRPr="0002589D">
        <w:rPr>
          <w:rFonts w:cs="Times New Roman"/>
        </w:rPr>
        <w:t>S</w:t>
      </w:r>
      <w:r w:rsidR="003D4035" w:rsidRPr="0002589D">
        <w:rPr>
          <w:rFonts w:cs="Times New Roman"/>
        </w:rPr>
        <w:t>tudies confirmed the fear that removing affirmative action policies would reduce the probabilities of admission for minority students,</w:t>
      </w:r>
      <w:r w:rsidR="00311414" w:rsidRPr="0002589D">
        <w:rPr>
          <w:rFonts w:cs="Times New Roman"/>
        </w:rPr>
        <w:t xml:space="preserve"> though the</w:t>
      </w:r>
      <w:r w:rsidR="00BE3690" w:rsidRPr="0002589D">
        <w:rPr>
          <w:rFonts w:cs="Times New Roman"/>
        </w:rPr>
        <w:t xml:space="preserve">se reduced </w:t>
      </w:r>
      <w:r w:rsidR="00692F18" w:rsidRPr="0002589D">
        <w:rPr>
          <w:rFonts w:cs="Times New Roman"/>
        </w:rPr>
        <w:t>probabilities</w:t>
      </w:r>
      <w:r w:rsidR="00311414" w:rsidRPr="0002589D">
        <w:rPr>
          <w:rFonts w:cs="Times New Roman"/>
        </w:rPr>
        <w:t xml:space="preserve"> are limited to selective schools. At public universities in the top 50 of the U.S. News &amp; World Report ranking, </w:t>
      </w:r>
      <w:r w:rsidR="00C95064">
        <w:rPr>
          <w:rFonts w:cs="Times New Roman"/>
        </w:rPr>
        <w:t xml:space="preserve">a ban on </w:t>
      </w:r>
      <w:r w:rsidR="00311414" w:rsidRPr="0002589D">
        <w:rPr>
          <w:rFonts w:cs="Times New Roman"/>
        </w:rPr>
        <w:t>affirmative action policies led to a decrease in the number of black and Hispanic students (30% and 27 %, respectively) and led to an increase in white and Asian students (5% and 6%)</w:t>
      </w:r>
      <w:r w:rsidR="001C0575" w:rsidRPr="0002589D">
        <w:rPr>
          <w:rFonts w:cs="Times New Roman"/>
        </w:rPr>
        <w:t xml:space="preserve"> </w:t>
      </w:r>
      <w:sdt>
        <w:sdtPr>
          <w:rPr>
            <w:rFonts w:cs="Times New Roman"/>
          </w:rPr>
          <w:id w:val="1358154242"/>
          <w:citation/>
        </w:sdtPr>
        <w:sdtContent>
          <w:r w:rsidR="001C0575" w:rsidRPr="00DA757F">
            <w:rPr>
              <w:rFonts w:cs="Times New Roman"/>
            </w:rPr>
            <w:fldChar w:fldCharType="begin"/>
          </w:r>
          <w:r w:rsidR="001C0575" w:rsidRPr="00DA757F">
            <w:rPr>
              <w:rFonts w:cs="Times New Roman"/>
            </w:rPr>
            <w:instrText xml:space="preserve"> CITATION Hin12 \l 1033 </w:instrText>
          </w:r>
          <w:r w:rsidR="001C0575" w:rsidRPr="00DA757F">
            <w:rPr>
              <w:rFonts w:cs="Times New Roman"/>
            </w:rPr>
            <w:fldChar w:fldCharType="separate"/>
          </w:r>
          <w:r w:rsidR="00ED343A" w:rsidRPr="00ED343A">
            <w:rPr>
              <w:rFonts w:cs="Times New Roman"/>
              <w:noProof/>
            </w:rPr>
            <w:t>(Hinrichs, 2012)</w:t>
          </w:r>
          <w:r w:rsidR="001C0575" w:rsidRPr="00DA757F">
            <w:rPr>
              <w:rFonts w:cs="Times New Roman"/>
            </w:rPr>
            <w:fldChar w:fldCharType="end"/>
          </w:r>
        </w:sdtContent>
      </w:sdt>
      <w:r w:rsidR="001C0575" w:rsidRPr="00DA757F">
        <w:rPr>
          <w:rFonts w:cs="Times New Roman"/>
        </w:rPr>
        <w:t xml:space="preserve">. </w:t>
      </w:r>
      <w:r w:rsidR="00EA3430" w:rsidRPr="00DA757F">
        <w:rPr>
          <w:rFonts w:cs="Times New Roman"/>
        </w:rPr>
        <w:t>While the number of black and Hispanic students at selective institutions drop</w:t>
      </w:r>
      <w:r w:rsidR="00C95064">
        <w:rPr>
          <w:rFonts w:cs="Times New Roman"/>
        </w:rPr>
        <w:t xml:space="preserve">ped </w:t>
      </w:r>
      <w:r w:rsidR="00EA3430" w:rsidRPr="00DA757F">
        <w:rPr>
          <w:rFonts w:cs="Times New Roman"/>
        </w:rPr>
        <w:t xml:space="preserve">when affirmative action </w:t>
      </w:r>
      <w:r w:rsidR="00C95064">
        <w:rPr>
          <w:rFonts w:cs="Times New Roman"/>
        </w:rPr>
        <w:t xml:space="preserve">was </w:t>
      </w:r>
      <w:r w:rsidR="00EA3430" w:rsidRPr="00DA757F">
        <w:rPr>
          <w:rFonts w:cs="Times New Roman"/>
        </w:rPr>
        <w:t xml:space="preserve">banned, overall black enrollment at universities </w:t>
      </w:r>
      <w:r w:rsidR="00C95064">
        <w:rPr>
          <w:rFonts w:cs="Times New Roman"/>
        </w:rPr>
        <w:t>was</w:t>
      </w:r>
      <w:r w:rsidR="00EA3430" w:rsidRPr="00DA757F">
        <w:rPr>
          <w:rFonts w:cs="Times New Roman"/>
        </w:rPr>
        <w:t xml:space="preserve"> stable</w:t>
      </w:r>
      <w:sdt>
        <w:sdtPr>
          <w:rPr>
            <w:rFonts w:cs="Times New Roman"/>
          </w:rPr>
          <w:id w:val="-115301620"/>
          <w:citation/>
        </w:sdtPr>
        <w:sdtContent>
          <w:r w:rsidR="00EA3430" w:rsidRPr="00DA757F">
            <w:rPr>
              <w:rFonts w:cs="Times New Roman"/>
            </w:rPr>
            <w:fldChar w:fldCharType="begin"/>
          </w:r>
          <w:r w:rsidR="00EA3430" w:rsidRPr="00DA757F">
            <w:rPr>
              <w:rFonts w:cs="Times New Roman"/>
            </w:rPr>
            <w:instrText xml:space="preserve"> CITATION Bac12 \l 1033 </w:instrText>
          </w:r>
          <w:r w:rsidR="00EA3430" w:rsidRPr="00DA757F">
            <w:rPr>
              <w:rFonts w:cs="Times New Roman"/>
            </w:rPr>
            <w:fldChar w:fldCharType="separate"/>
          </w:r>
          <w:r w:rsidR="00ED343A">
            <w:rPr>
              <w:rFonts w:cs="Times New Roman"/>
              <w:noProof/>
            </w:rPr>
            <w:t xml:space="preserve"> </w:t>
          </w:r>
          <w:r w:rsidR="00ED343A" w:rsidRPr="00ED343A">
            <w:rPr>
              <w:rFonts w:cs="Times New Roman"/>
              <w:noProof/>
            </w:rPr>
            <w:t>(Backes, 2012)</w:t>
          </w:r>
          <w:r w:rsidR="00EA3430" w:rsidRPr="00DA757F">
            <w:rPr>
              <w:rFonts w:cs="Times New Roman"/>
            </w:rPr>
            <w:fldChar w:fldCharType="end"/>
          </w:r>
        </w:sdtContent>
      </w:sdt>
      <w:r w:rsidR="00EA3430" w:rsidRPr="00DA757F">
        <w:rPr>
          <w:rFonts w:cs="Times New Roman"/>
        </w:rPr>
        <w:t>.  This suggests</w:t>
      </w:r>
      <w:r w:rsidR="004E1767" w:rsidRPr="00DA757F">
        <w:rPr>
          <w:rFonts w:cs="Times New Roman"/>
        </w:rPr>
        <w:t xml:space="preserve"> a </w:t>
      </w:r>
      <w:r w:rsidR="00710A30" w:rsidRPr="00DA757F">
        <w:rPr>
          <w:rFonts w:cs="Times New Roman"/>
        </w:rPr>
        <w:t>downward</w:t>
      </w:r>
      <w:r w:rsidR="00653750" w:rsidRPr="00DA757F">
        <w:rPr>
          <w:rFonts w:cs="Times New Roman"/>
        </w:rPr>
        <w:t xml:space="preserve"> </w:t>
      </w:r>
      <w:r w:rsidR="00774505" w:rsidRPr="00DA757F">
        <w:rPr>
          <w:rFonts w:cs="Times New Roman"/>
        </w:rPr>
        <w:t>cascade</w:t>
      </w:r>
      <w:r w:rsidR="004E1767" w:rsidRPr="00DA757F">
        <w:rPr>
          <w:rFonts w:cs="Times New Roman"/>
        </w:rPr>
        <w:t xml:space="preserve"> effect, </w:t>
      </w:r>
      <w:r w:rsidR="00710A30" w:rsidRPr="00DA757F">
        <w:rPr>
          <w:rFonts w:cs="Times New Roman"/>
        </w:rPr>
        <w:t>with</w:t>
      </w:r>
      <w:r w:rsidR="004E1767" w:rsidRPr="00DA757F">
        <w:rPr>
          <w:rFonts w:cs="Times New Roman"/>
        </w:rPr>
        <w:t xml:space="preserve"> </w:t>
      </w:r>
      <w:r w:rsidR="00C95064">
        <w:rPr>
          <w:rFonts w:cs="Times New Roman"/>
        </w:rPr>
        <w:t xml:space="preserve">more </w:t>
      </w:r>
      <w:r w:rsidR="004E1767" w:rsidRPr="00DA757F">
        <w:rPr>
          <w:rFonts w:cs="Times New Roman"/>
        </w:rPr>
        <w:t xml:space="preserve">minorities </w:t>
      </w:r>
      <w:r w:rsidR="0002589D" w:rsidRPr="00DA757F">
        <w:rPr>
          <w:rFonts w:cs="Times New Roman"/>
        </w:rPr>
        <w:t>enroll</w:t>
      </w:r>
      <w:r w:rsidR="0002589D">
        <w:rPr>
          <w:rFonts w:cs="Times New Roman"/>
        </w:rPr>
        <w:t xml:space="preserve">ing </w:t>
      </w:r>
      <w:r w:rsidR="0002589D" w:rsidRPr="00DA757F">
        <w:rPr>
          <w:rFonts w:cs="Times New Roman"/>
        </w:rPr>
        <w:t>at</w:t>
      </w:r>
      <w:r w:rsidR="004E1767" w:rsidRPr="00DA757F">
        <w:rPr>
          <w:rFonts w:cs="Times New Roman"/>
        </w:rPr>
        <w:t xml:space="preserve"> less-selective institutions</w:t>
      </w:r>
      <w:r w:rsidR="0002589D">
        <w:rPr>
          <w:rFonts w:cs="Times New Roman"/>
        </w:rPr>
        <w:t>.</w:t>
      </w:r>
    </w:p>
    <w:p w14:paraId="0F401A43" w14:textId="77777777" w:rsidR="004E1767" w:rsidRPr="00DA757F" w:rsidRDefault="004E1767" w:rsidP="00C80413">
      <w:pPr>
        <w:widowControl w:val="0"/>
        <w:autoSpaceDE w:val="0"/>
        <w:autoSpaceDN w:val="0"/>
        <w:adjustRightInd w:val="0"/>
        <w:spacing w:line="480" w:lineRule="auto"/>
        <w:rPr>
          <w:rFonts w:cs="Times New Roman"/>
        </w:rPr>
      </w:pPr>
    </w:p>
    <w:p w14:paraId="198EB069" w14:textId="77777777" w:rsidR="007F6894" w:rsidRDefault="007F6894" w:rsidP="00C80413">
      <w:pPr>
        <w:widowControl w:val="0"/>
        <w:autoSpaceDE w:val="0"/>
        <w:autoSpaceDN w:val="0"/>
        <w:adjustRightInd w:val="0"/>
        <w:spacing w:line="480" w:lineRule="auto"/>
        <w:rPr>
          <w:ins w:id="3" w:author="Laurie Kilbride" w:date="2015-12-11T08:00:00Z"/>
          <w:rFonts w:cs="Times New Roman"/>
          <w:b/>
        </w:rPr>
      </w:pPr>
    </w:p>
    <w:p w14:paraId="4B0E0879" w14:textId="445C1995" w:rsidR="004E1767" w:rsidRPr="00DA757F" w:rsidRDefault="004E1767" w:rsidP="00C80413">
      <w:pPr>
        <w:widowControl w:val="0"/>
        <w:autoSpaceDE w:val="0"/>
        <w:autoSpaceDN w:val="0"/>
        <w:adjustRightInd w:val="0"/>
        <w:spacing w:line="480" w:lineRule="auto"/>
        <w:rPr>
          <w:rFonts w:cs="Times New Roman"/>
          <w:b/>
        </w:rPr>
      </w:pPr>
      <w:r w:rsidRPr="00DA757F">
        <w:rPr>
          <w:rFonts w:cs="Times New Roman"/>
          <w:b/>
        </w:rPr>
        <w:t>Economic Impacts of Selective Post-Secondary Graduation</w:t>
      </w:r>
    </w:p>
    <w:p w14:paraId="551E5E64" w14:textId="3A0A3BC5" w:rsidR="00FF79ED" w:rsidRPr="0002589D" w:rsidRDefault="00CC07AC" w:rsidP="00C80413">
      <w:pPr>
        <w:widowControl w:val="0"/>
        <w:autoSpaceDE w:val="0"/>
        <w:autoSpaceDN w:val="0"/>
        <w:adjustRightInd w:val="0"/>
        <w:spacing w:line="480" w:lineRule="auto"/>
        <w:rPr>
          <w:rFonts w:cs="Times New Roman"/>
        </w:rPr>
      </w:pPr>
      <w:r w:rsidRPr="00DA757F">
        <w:rPr>
          <w:rFonts w:cs="Times New Roman"/>
        </w:rPr>
        <w:t>Admission to a selective university is highly competitive</w:t>
      </w:r>
      <w:r w:rsidR="00BF1386" w:rsidRPr="00DA757F">
        <w:rPr>
          <w:rFonts w:cs="Times New Roman"/>
        </w:rPr>
        <w:t>, and</w:t>
      </w:r>
      <w:r w:rsidRPr="00DA757F">
        <w:rPr>
          <w:rFonts w:cs="Times New Roman"/>
        </w:rPr>
        <w:t xml:space="preserve"> for good reason: graduating from these universities provides opportunities that may otherwise not be available. </w:t>
      </w:r>
      <w:r w:rsidR="00BF1386" w:rsidRPr="00DA757F">
        <w:rPr>
          <w:rFonts w:cs="Times New Roman"/>
        </w:rPr>
        <w:t xml:space="preserve">Studies show white males students </w:t>
      </w:r>
      <w:r w:rsidRPr="00DA757F">
        <w:rPr>
          <w:rFonts w:cs="Times New Roman"/>
        </w:rPr>
        <w:t>who just met admissions criteria at flagship universities</w:t>
      </w:r>
      <w:r w:rsidR="005537E8" w:rsidRPr="00DA757F">
        <w:rPr>
          <w:rFonts w:cs="Times New Roman"/>
        </w:rPr>
        <w:t xml:space="preserve"> </w:t>
      </w:r>
      <w:r w:rsidR="00BF1386" w:rsidRPr="00DA757F">
        <w:rPr>
          <w:rFonts w:cs="Times New Roman"/>
        </w:rPr>
        <w:t>generally</w:t>
      </w:r>
      <w:r w:rsidR="00D70202" w:rsidRPr="00DA757F">
        <w:rPr>
          <w:rFonts w:cs="Times New Roman"/>
        </w:rPr>
        <w:t xml:space="preserve"> </w:t>
      </w:r>
      <w:r w:rsidRPr="00DA757F">
        <w:rPr>
          <w:rFonts w:cs="Times New Roman"/>
        </w:rPr>
        <w:t xml:space="preserve">earn 20% more than students who just </w:t>
      </w:r>
      <w:r w:rsidR="00BF1386" w:rsidRPr="00DA757F">
        <w:rPr>
          <w:rFonts w:cs="Times New Roman"/>
        </w:rPr>
        <w:t>fell short of</w:t>
      </w:r>
      <w:r w:rsidRPr="00DA757F">
        <w:rPr>
          <w:rFonts w:cs="Times New Roman"/>
        </w:rPr>
        <w:t xml:space="preserve"> meeting the criteria</w:t>
      </w:r>
      <w:r w:rsidR="001C0575" w:rsidRPr="00DA757F">
        <w:rPr>
          <w:rFonts w:cs="Times New Roman"/>
        </w:rPr>
        <w:t xml:space="preserve"> </w:t>
      </w:r>
      <w:sdt>
        <w:sdtPr>
          <w:rPr>
            <w:rFonts w:cs="Times New Roman"/>
          </w:rPr>
          <w:id w:val="-1541047541"/>
          <w:citation/>
        </w:sdtPr>
        <w:sdtContent>
          <w:r w:rsidR="001C0575" w:rsidRPr="0002589D">
            <w:rPr>
              <w:rFonts w:cs="Times New Roman"/>
            </w:rPr>
            <w:fldChar w:fldCharType="begin"/>
          </w:r>
          <w:r w:rsidR="001C0575" w:rsidRPr="0002589D">
            <w:rPr>
              <w:rFonts w:cs="Times New Roman"/>
            </w:rPr>
            <w:instrText xml:space="preserve"> CITATION Hoe09 \l 1033 </w:instrText>
          </w:r>
          <w:r w:rsidR="001C0575" w:rsidRPr="0002589D">
            <w:rPr>
              <w:rFonts w:cs="Times New Roman"/>
            </w:rPr>
            <w:fldChar w:fldCharType="separate"/>
          </w:r>
          <w:r w:rsidR="00ED343A" w:rsidRPr="00ED343A">
            <w:rPr>
              <w:rFonts w:cs="Times New Roman"/>
              <w:noProof/>
            </w:rPr>
            <w:t>(Hoekstra, 2009)</w:t>
          </w:r>
          <w:r w:rsidR="001C0575" w:rsidRPr="0002589D">
            <w:rPr>
              <w:rFonts w:cs="Times New Roman"/>
            </w:rPr>
            <w:fldChar w:fldCharType="end"/>
          </w:r>
        </w:sdtContent>
      </w:sdt>
      <w:r w:rsidRPr="0002589D">
        <w:rPr>
          <w:rFonts w:cs="Times New Roman"/>
        </w:rPr>
        <w:t xml:space="preserve">.  </w:t>
      </w:r>
      <w:r w:rsidR="00BF1386" w:rsidRPr="0002589D">
        <w:rPr>
          <w:rFonts w:cs="Times New Roman"/>
        </w:rPr>
        <w:t>The figure below shows the discontinuity in log earnings of these students:</w:t>
      </w:r>
    </w:p>
    <w:p w14:paraId="3E94CB70" w14:textId="5AE5825C" w:rsidR="00BF1386" w:rsidRPr="005D21E7" w:rsidRDefault="00BF1386" w:rsidP="00C80413">
      <w:pPr>
        <w:widowControl w:val="0"/>
        <w:autoSpaceDE w:val="0"/>
        <w:autoSpaceDN w:val="0"/>
        <w:adjustRightInd w:val="0"/>
        <w:spacing w:line="480" w:lineRule="auto"/>
        <w:rPr>
          <w:rFonts w:cs="Times New Roman"/>
        </w:rPr>
      </w:pPr>
      <w:r w:rsidRPr="0002589D">
        <w:rPr>
          <w:rFonts w:cs="Times New Roman"/>
          <w:noProof/>
        </w:rPr>
        <w:drawing>
          <wp:inline distT="0" distB="0" distL="0" distR="0" wp14:anchorId="31C6E91A" wp14:editId="6FD9D3B2">
            <wp:extent cx="5486400" cy="3316605"/>
            <wp:effectExtent l="0" t="0" r="0" b="10795"/>
            <wp:docPr id="3" name="Picture 2" descr="Screen Shot 2015-12-07 at 5.5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5-12-07 at 5.50.32 PM.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3316605"/>
                    </a:xfrm>
                    <a:prstGeom prst="rect">
                      <a:avLst/>
                    </a:prstGeom>
                  </pic:spPr>
                </pic:pic>
              </a:graphicData>
            </a:graphic>
          </wp:inline>
        </w:drawing>
      </w:r>
    </w:p>
    <w:p w14:paraId="125CEA3B" w14:textId="32DDFFE2" w:rsidR="00FF79ED" w:rsidRPr="005D21E7" w:rsidRDefault="00FA2672" w:rsidP="00C80413">
      <w:pPr>
        <w:widowControl w:val="0"/>
        <w:autoSpaceDE w:val="0"/>
        <w:autoSpaceDN w:val="0"/>
        <w:adjustRightInd w:val="0"/>
        <w:spacing w:line="480" w:lineRule="auto"/>
        <w:rPr>
          <w:rFonts w:cs="Times New Roman"/>
        </w:rPr>
      </w:pPr>
      <w:sdt>
        <w:sdtPr>
          <w:rPr>
            <w:rFonts w:cs="Times New Roman"/>
          </w:rPr>
          <w:id w:val="-572591087"/>
          <w:citation/>
        </w:sdtPr>
        <w:sdtContent>
          <w:r w:rsidR="0086513F">
            <w:rPr>
              <w:rFonts w:cs="Times New Roman"/>
            </w:rPr>
            <w:fldChar w:fldCharType="begin"/>
          </w:r>
          <w:r w:rsidR="0086513F">
            <w:rPr>
              <w:rFonts w:cs="Times New Roman"/>
            </w:rPr>
            <w:instrText xml:space="preserve"> CITATION Hoe09 \l 1033 </w:instrText>
          </w:r>
          <w:r w:rsidR="0086513F">
            <w:rPr>
              <w:rFonts w:cs="Times New Roman"/>
            </w:rPr>
            <w:fldChar w:fldCharType="separate"/>
          </w:r>
          <w:r w:rsidR="00ED343A" w:rsidRPr="00ED343A">
            <w:rPr>
              <w:rFonts w:cs="Times New Roman"/>
              <w:noProof/>
            </w:rPr>
            <w:t>(Hoekstra, 2009)</w:t>
          </w:r>
          <w:r w:rsidR="0086513F">
            <w:rPr>
              <w:rFonts w:cs="Times New Roman"/>
            </w:rPr>
            <w:fldChar w:fldCharType="end"/>
          </w:r>
        </w:sdtContent>
      </w:sdt>
    </w:p>
    <w:p w14:paraId="60426C07" w14:textId="653BD052" w:rsidR="00BF1386" w:rsidRPr="00DA757F" w:rsidRDefault="00FF79ED" w:rsidP="00C80413">
      <w:pPr>
        <w:widowControl w:val="0"/>
        <w:autoSpaceDE w:val="0"/>
        <w:autoSpaceDN w:val="0"/>
        <w:adjustRightInd w:val="0"/>
        <w:spacing w:line="480" w:lineRule="auto"/>
        <w:rPr>
          <w:rFonts w:cs="Times New Roman"/>
        </w:rPr>
      </w:pPr>
      <w:r w:rsidRPr="005D21E7">
        <w:rPr>
          <w:rFonts w:cs="Times New Roman"/>
        </w:rPr>
        <w:t>Black and Hispanic students, as well as those from disadvantage</w:t>
      </w:r>
      <w:r w:rsidR="00B02B96">
        <w:rPr>
          <w:rFonts w:cs="Times New Roman"/>
        </w:rPr>
        <w:t>d</w:t>
      </w:r>
      <w:r w:rsidRPr="005D21E7">
        <w:rPr>
          <w:rFonts w:cs="Times New Roman"/>
        </w:rPr>
        <w:t xml:space="preserve"> backgrounds, receive the greatest return from selective college graduation. </w:t>
      </w:r>
      <w:r w:rsidR="00BF1386" w:rsidRPr="005D21E7">
        <w:rPr>
          <w:rFonts w:cs="Times New Roman"/>
        </w:rPr>
        <w:t>A study of a</w:t>
      </w:r>
      <w:r w:rsidR="000B5358" w:rsidRPr="005D21E7">
        <w:rPr>
          <w:rFonts w:cs="Times New Roman"/>
        </w:rPr>
        <w:t xml:space="preserve"> 1989 cohort at a highly selective college suggest</w:t>
      </w:r>
      <w:r w:rsidR="00B02B96">
        <w:rPr>
          <w:rFonts w:cs="Times New Roman"/>
        </w:rPr>
        <w:t>s</w:t>
      </w:r>
      <w:r w:rsidR="000B5358" w:rsidRPr="005D21E7">
        <w:rPr>
          <w:rFonts w:cs="Times New Roman"/>
        </w:rPr>
        <w:t xml:space="preserve"> greater earnings returns for students whose parents had an average of less </w:t>
      </w:r>
      <w:r w:rsidR="00310039" w:rsidRPr="005D21E7">
        <w:rPr>
          <w:rFonts w:cs="Times New Roman"/>
        </w:rPr>
        <w:t>than</w:t>
      </w:r>
      <w:r w:rsidR="000B5358" w:rsidRPr="005D21E7">
        <w:rPr>
          <w:rFonts w:cs="Times New Roman"/>
        </w:rPr>
        <w:t xml:space="preserve"> 16 years of schooling than those </w:t>
      </w:r>
      <w:r w:rsidR="00BF1386" w:rsidRPr="005D21E7">
        <w:rPr>
          <w:rFonts w:cs="Times New Roman"/>
        </w:rPr>
        <w:t>with</w:t>
      </w:r>
      <w:r w:rsidR="000B5358" w:rsidRPr="005D21E7">
        <w:rPr>
          <w:rFonts w:cs="Times New Roman"/>
        </w:rPr>
        <w:t xml:space="preserve"> more educated</w:t>
      </w:r>
      <w:r w:rsidR="00BF1386" w:rsidRPr="005D21E7">
        <w:rPr>
          <w:rFonts w:cs="Times New Roman"/>
        </w:rPr>
        <w:t xml:space="preserve"> parents</w:t>
      </w:r>
      <w:r w:rsidR="000B5358" w:rsidRPr="005D21E7">
        <w:rPr>
          <w:rFonts w:cs="Times New Roman"/>
        </w:rPr>
        <w:t>.</w:t>
      </w:r>
      <w:r w:rsidR="00310039" w:rsidRPr="005D21E7">
        <w:rPr>
          <w:rFonts w:cs="Times New Roman"/>
        </w:rPr>
        <w:t xml:space="preserve"> The earnings return of attending a more selective school for students from more educated families was negligible and</w:t>
      </w:r>
      <w:ins w:id="4" w:author="Laurie Kilbride" w:date="2015-12-11T08:01:00Z">
        <w:r w:rsidR="007F6894">
          <w:rPr>
            <w:rFonts w:cs="Times New Roman"/>
          </w:rPr>
          <w:t>,</w:t>
        </w:r>
      </w:ins>
      <w:r w:rsidR="00310039" w:rsidRPr="005D21E7">
        <w:rPr>
          <w:rFonts w:cs="Times New Roman"/>
        </w:rPr>
        <w:t xml:space="preserve"> at times</w:t>
      </w:r>
      <w:ins w:id="5" w:author="Laurie Kilbride" w:date="2015-12-11T08:01:00Z">
        <w:r w:rsidR="007F6894">
          <w:rPr>
            <w:rFonts w:cs="Times New Roman"/>
          </w:rPr>
          <w:t>,</w:t>
        </w:r>
      </w:ins>
      <w:r w:rsidR="00310039" w:rsidRPr="005D21E7">
        <w:rPr>
          <w:rFonts w:cs="Times New Roman"/>
        </w:rPr>
        <w:t xml:space="preserve"> even negative. </w:t>
      </w:r>
      <w:r w:rsidR="000B5358" w:rsidRPr="005D21E7">
        <w:rPr>
          <w:rFonts w:cs="Times New Roman"/>
        </w:rPr>
        <w:t xml:space="preserve"> The authors of this study </w:t>
      </w:r>
      <w:r w:rsidR="0002589D" w:rsidRPr="005D21E7">
        <w:rPr>
          <w:rFonts w:cs="Times New Roman"/>
        </w:rPr>
        <w:t>suggest this</w:t>
      </w:r>
      <w:r w:rsidR="00BF1386" w:rsidRPr="005D21E7">
        <w:rPr>
          <w:rFonts w:cs="Times New Roman"/>
        </w:rPr>
        <w:t xml:space="preserve"> is driven by a </w:t>
      </w:r>
      <w:r w:rsidR="000B5358" w:rsidRPr="005D21E7">
        <w:rPr>
          <w:rFonts w:cs="Times New Roman"/>
        </w:rPr>
        <w:t xml:space="preserve">difference in networking </w:t>
      </w:r>
      <w:r w:rsidR="00BF1386" w:rsidRPr="005D21E7">
        <w:rPr>
          <w:rFonts w:cs="Times New Roman"/>
        </w:rPr>
        <w:t>connections</w:t>
      </w:r>
      <w:r w:rsidR="000B5358" w:rsidRPr="005D21E7">
        <w:rPr>
          <w:rFonts w:cs="Times New Roman"/>
        </w:rPr>
        <w:t xml:space="preserve">: students with educated parents may be able to rely on their </w:t>
      </w:r>
      <w:r w:rsidR="00310039" w:rsidRPr="005D21E7">
        <w:rPr>
          <w:rFonts w:cs="Times New Roman"/>
        </w:rPr>
        <w:t>families or friends for job-networking opportunities while less advantaged students do not have the same inherited network. Therefore, the networking opportunities that are made available in attending a selective school are especially valuable for black and Hispanic students, as well as student from less educated families</w:t>
      </w:r>
      <w:sdt>
        <w:sdtPr>
          <w:rPr>
            <w:rFonts w:cs="Times New Roman"/>
          </w:rPr>
          <w:id w:val="-1695453465"/>
          <w:citation/>
        </w:sdtPr>
        <w:sdtContent>
          <w:r w:rsidR="00310039" w:rsidRPr="00DA757F">
            <w:rPr>
              <w:rFonts w:cs="Times New Roman"/>
            </w:rPr>
            <w:fldChar w:fldCharType="begin"/>
          </w:r>
          <w:r w:rsidR="00310039" w:rsidRPr="00DA757F">
            <w:rPr>
              <w:rFonts w:cs="Times New Roman"/>
            </w:rPr>
            <w:instrText xml:space="preserve"> CITATION Dal11 \l 1033 </w:instrText>
          </w:r>
          <w:r w:rsidR="00310039" w:rsidRPr="00DA757F">
            <w:rPr>
              <w:rFonts w:cs="Times New Roman"/>
            </w:rPr>
            <w:fldChar w:fldCharType="separate"/>
          </w:r>
          <w:r w:rsidR="00ED343A">
            <w:rPr>
              <w:rFonts w:cs="Times New Roman"/>
              <w:noProof/>
            </w:rPr>
            <w:t xml:space="preserve"> </w:t>
          </w:r>
          <w:r w:rsidR="00ED343A" w:rsidRPr="00ED343A">
            <w:rPr>
              <w:rFonts w:cs="Times New Roman"/>
              <w:noProof/>
            </w:rPr>
            <w:t>(Dale &amp; Krueger, 2011)</w:t>
          </w:r>
          <w:r w:rsidR="00310039" w:rsidRPr="00DA757F">
            <w:rPr>
              <w:rFonts w:cs="Times New Roman"/>
            </w:rPr>
            <w:fldChar w:fldCharType="end"/>
          </w:r>
        </w:sdtContent>
      </w:sdt>
      <w:r w:rsidR="00310039" w:rsidRPr="00DA757F">
        <w:rPr>
          <w:rFonts w:cs="Times New Roman"/>
        </w:rPr>
        <w:t>.</w:t>
      </w:r>
      <w:r w:rsidR="005537E8" w:rsidRPr="00DA757F">
        <w:rPr>
          <w:rFonts w:cs="Times New Roman"/>
        </w:rPr>
        <w:t xml:space="preserve">  </w:t>
      </w:r>
    </w:p>
    <w:p w14:paraId="68D8B9B3" w14:textId="77777777" w:rsidR="00EA3430" w:rsidRPr="00DA757F" w:rsidRDefault="00EA3430" w:rsidP="00C80413">
      <w:pPr>
        <w:widowControl w:val="0"/>
        <w:autoSpaceDE w:val="0"/>
        <w:autoSpaceDN w:val="0"/>
        <w:adjustRightInd w:val="0"/>
        <w:spacing w:line="480" w:lineRule="auto"/>
        <w:rPr>
          <w:rFonts w:cs="Times New Roman"/>
        </w:rPr>
      </w:pPr>
    </w:p>
    <w:p w14:paraId="34433845" w14:textId="421F47BD" w:rsidR="00223784" w:rsidRDefault="00223784" w:rsidP="00C80413">
      <w:pPr>
        <w:widowControl w:val="0"/>
        <w:autoSpaceDE w:val="0"/>
        <w:autoSpaceDN w:val="0"/>
        <w:adjustRightInd w:val="0"/>
        <w:spacing w:line="480" w:lineRule="auto"/>
        <w:rPr>
          <w:ins w:id="6" w:author="Erica Kilbride" w:date="2015-12-10T11:36:00Z"/>
          <w:rFonts w:cs="Times New Roman"/>
        </w:rPr>
      </w:pPr>
      <w:r w:rsidRPr="00DA757F">
        <w:rPr>
          <w:rFonts w:cs="Times New Roman"/>
        </w:rPr>
        <w:t xml:space="preserve">While these earnings premiums affect </w:t>
      </w:r>
      <w:r w:rsidR="001739DF">
        <w:rPr>
          <w:rFonts w:cs="Times New Roman"/>
        </w:rPr>
        <w:t xml:space="preserve">the </w:t>
      </w:r>
      <w:r w:rsidRPr="00DA757F">
        <w:rPr>
          <w:rFonts w:cs="Times New Roman"/>
        </w:rPr>
        <w:t>graduates</w:t>
      </w:r>
      <w:ins w:id="7" w:author="Erica Kilbride" w:date="2015-12-10T22:01:00Z">
        <w:r w:rsidR="001739DF">
          <w:rPr>
            <w:rFonts w:cs="Times New Roman"/>
          </w:rPr>
          <w:t xml:space="preserve"> </w:t>
        </w:r>
      </w:ins>
      <w:r w:rsidR="001739DF">
        <w:rPr>
          <w:rFonts w:cs="Times New Roman"/>
        </w:rPr>
        <w:t>directly</w:t>
      </w:r>
      <w:r w:rsidRPr="00DA757F">
        <w:rPr>
          <w:rFonts w:cs="Times New Roman"/>
        </w:rPr>
        <w:t xml:space="preserve">, it can provide social value for communities as well. A study of a 1976 cohort of selective schools found beneficiaries of </w:t>
      </w:r>
      <w:r w:rsidR="00126940" w:rsidRPr="00DA757F">
        <w:rPr>
          <w:rFonts w:cs="Times New Roman"/>
        </w:rPr>
        <w:t>affirmative</w:t>
      </w:r>
      <w:r w:rsidRPr="00DA757F">
        <w:rPr>
          <w:rFonts w:cs="Times New Roman"/>
        </w:rPr>
        <w:t xml:space="preserve"> action are more likely to </w:t>
      </w:r>
      <w:r w:rsidR="00126940" w:rsidRPr="00DA757F">
        <w:rPr>
          <w:rFonts w:cs="Times New Roman"/>
        </w:rPr>
        <w:t>participate in community, social service, youth, and educational organization</w:t>
      </w:r>
      <w:r w:rsidR="00B02B96">
        <w:rPr>
          <w:rFonts w:cs="Times New Roman"/>
        </w:rPr>
        <w:t>s</w:t>
      </w:r>
      <w:r w:rsidR="00126940" w:rsidRPr="00DA757F">
        <w:rPr>
          <w:rFonts w:cs="Times New Roman"/>
        </w:rPr>
        <w:t xml:space="preserve"> in their community </w:t>
      </w:r>
      <w:sdt>
        <w:sdtPr>
          <w:rPr>
            <w:rFonts w:cs="Times New Roman"/>
          </w:rPr>
          <w:id w:val="-2030551300"/>
          <w:citation/>
        </w:sdtPr>
        <w:sdtContent>
          <w:r w:rsidR="00126940" w:rsidRPr="00DA757F">
            <w:rPr>
              <w:rFonts w:cs="Times New Roman"/>
            </w:rPr>
            <w:fldChar w:fldCharType="begin"/>
          </w:r>
          <w:r w:rsidR="00126940" w:rsidRPr="00DA757F">
            <w:rPr>
              <w:rFonts w:cs="Times New Roman"/>
            </w:rPr>
            <w:instrText xml:space="preserve"> CITATION Lon07 \l 1033 </w:instrText>
          </w:r>
          <w:r w:rsidR="00126940" w:rsidRPr="00DA757F">
            <w:rPr>
              <w:rFonts w:cs="Times New Roman"/>
            </w:rPr>
            <w:fldChar w:fldCharType="separate"/>
          </w:r>
          <w:r w:rsidR="00ED343A" w:rsidRPr="00ED343A">
            <w:rPr>
              <w:rFonts w:cs="Times New Roman"/>
              <w:noProof/>
            </w:rPr>
            <w:t>(Long, 2007)</w:t>
          </w:r>
          <w:r w:rsidR="00126940" w:rsidRPr="00DA757F">
            <w:rPr>
              <w:rFonts w:cs="Times New Roman"/>
            </w:rPr>
            <w:fldChar w:fldCharType="end"/>
          </w:r>
        </w:sdtContent>
      </w:sdt>
      <w:r w:rsidR="00126940" w:rsidRPr="00DA757F">
        <w:rPr>
          <w:rFonts w:cs="Times New Roman"/>
        </w:rPr>
        <w:t xml:space="preserve">. </w:t>
      </w:r>
    </w:p>
    <w:p w14:paraId="6F25D335" w14:textId="77777777" w:rsidR="00CC07AC" w:rsidRPr="00DA757F" w:rsidRDefault="00CC07AC" w:rsidP="00C80413">
      <w:pPr>
        <w:widowControl w:val="0"/>
        <w:autoSpaceDE w:val="0"/>
        <w:autoSpaceDN w:val="0"/>
        <w:adjustRightInd w:val="0"/>
        <w:spacing w:line="480" w:lineRule="auto"/>
        <w:rPr>
          <w:rFonts w:cs="Times New Roman"/>
        </w:rPr>
      </w:pPr>
    </w:p>
    <w:p w14:paraId="08192C33" w14:textId="0BEDB0B2" w:rsidR="002F71EF" w:rsidRPr="00DA757F" w:rsidRDefault="005F2C93" w:rsidP="00C80413">
      <w:pPr>
        <w:widowControl w:val="0"/>
        <w:autoSpaceDE w:val="0"/>
        <w:autoSpaceDN w:val="0"/>
        <w:adjustRightInd w:val="0"/>
        <w:spacing w:line="480" w:lineRule="auto"/>
        <w:rPr>
          <w:rFonts w:cs="Times New Roman"/>
          <w:b/>
        </w:rPr>
      </w:pPr>
      <w:r w:rsidRPr="00DA757F">
        <w:rPr>
          <w:rFonts w:cs="Times New Roman"/>
          <w:b/>
        </w:rPr>
        <w:t xml:space="preserve">What is </w:t>
      </w:r>
      <w:r w:rsidR="004603AE" w:rsidRPr="00DA757F">
        <w:rPr>
          <w:rFonts w:cs="Times New Roman"/>
          <w:b/>
        </w:rPr>
        <w:t>the Top Ten Percent Plan?</w:t>
      </w:r>
    </w:p>
    <w:p w14:paraId="48C15966" w14:textId="6596BF09" w:rsidR="002F71EF" w:rsidRPr="00DA757F" w:rsidRDefault="002F71EF" w:rsidP="00C80413">
      <w:pPr>
        <w:widowControl w:val="0"/>
        <w:autoSpaceDE w:val="0"/>
        <w:autoSpaceDN w:val="0"/>
        <w:adjustRightInd w:val="0"/>
        <w:spacing w:line="480" w:lineRule="auto"/>
        <w:rPr>
          <w:rFonts w:cs="Times New Roman"/>
        </w:rPr>
      </w:pPr>
      <w:r w:rsidRPr="00DA757F">
        <w:rPr>
          <w:rFonts w:cs="Times New Roman"/>
        </w:rPr>
        <w:t xml:space="preserve">For two years after the </w:t>
      </w:r>
      <w:r w:rsidRPr="001739DF">
        <w:rPr>
          <w:rFonts w:cs="Times New Roman"/>
          <w:i/>
        </w:rPr>
        <w:t>Hopwood</w:t>
      </w:r>
      <w:r w:rsidRPr="00DA757F">
        <w:rPr>
          <w:rFonts w:cs="Times New Roman"/>
        </w:rPr>
        <w:t xml:space="preserve"> decision, the admissions policies at Texas state higher education institutions had no consideration for race at all. In this </w:t>
      </w:r>
      <w:r w:rsidR="00123A6B" w:rsidRPr="00DA757F">
        <w:rPr>
          <w:rFonts w:cs="Times New Roman"/>
        </w:rPr>
        <w:t>two-year</w:t>
      </w:r>
      <w:r w:rsidRPr="00DA757F">
        <w:rPr>
          <w:rFonts w:cs="Times New Roman"/>
        </w:rPr>
        <w:t xml:space="preserve"> period, </w:t>
      </w:r>
      <w:r w:rsidR="00123A6B" w:rsidRPr="00DA757F">
        <w:rPr>
          <w:rFonts w:cs="Times New Roman"/>
        </w:rPr>
        <w:t xml:space="preserve">first time freshman enrollment for blacks and Hispanics dropped drastically while enrollment for whites and Asians increased. </w:t>
      </w:r>
    </w:p>
    <w:p w14:paraId="31CC3D67" w14:textId="77777777" w:rsidR="00123A6B" w:rsidRPr="00DA757F" w:rsidRDefault="00123A6B" w:rsidP="00C80413">
      <w:pPr>
        <w:widowControl w:val="0"/>
        <w:autoSpaceDE w:val="0"/>
        <w:autoSpaceDN w:val="0"/>
        <w:adjustRightInd w:val="0"/>
        <w:spacing w:line="480" w:lineRule="auto"/>
        <w:rPr>
          <w:rFonts w:cs="Times New Roman"/>
        </w:rPr>
      </w:pPr>
    </w:p>
    <w:p w14:paraId="4ED7D06A" w14:textId="55ECF81A" w:rsidR="005F2C93" w:rsidRPr="005D21E7" w:rsidRDefault="005F2C93" w:rsidP="00C80413">
      <w:pPr>
        <w:widowControl w:val="0"/>
        <w:autoSpaceDE w:val="0"/>
        <w:autoSpaceDN w:val="0"/>
        <w:adjustRightInd w:val="0"/>
        <w:spacing w:line="480" w:lineRule="auto"/>
        <w:rPr>
          <w:rFonts w:cs="Times New Roman"/>
        </w:rPr>
      </w:pPr>
      <w:r w:rsidRPr="00DA757F">
        <w:rPr>
          <w:rFonts w:cs="Times New Roman"/>
        </w:rPr>
        <w:t>In</w:t>
      </w:r>
      <w:r w:rsidR="002F71EF" w:rsidRPr="00DA757F">
        <w:rPr>
          <w:rFonts w:cs="Times New Roman"/>
        </w:rPr>
        <w:t xml:space="preserve"> 1998</w:t>
      </w:r>
      <w:r w:rsidR="005D21E7">
        <w:rPr>
          <w:rFonts w:cs="Times New Roman"/>
        </w:rPr>
        <w:t>,</w:t>
      </w:r>
      <w:r w:rsidR="006C239C">
        <w:rPr>
          <w:rFonts w:cs="Times New Roman"/>
        </w:rPr>
        <w:t xml:space="preserve"> </w:t>
      </w:r>
      <w:r w:rsidR="002F71EF" w:rsidRPr="00DA757F">
        <w:rPr>
          <w:rFonts w:cs="Times New Roman"/>
        </w:rPr>
        <w:t>as a</w:t>
      </w:r>
      <w:r w:rsidRPr="00DA757F">
        <w:rPr>
          <w:rFonts w:cs="Times New Roman"/>
        </w:rPr>
        <w:t xml:space="preserve"> respon</w:t>
      </w:r>
      <w:r w:rsidR="00850E01" w:rsidRPr="00DA757F">
        <w:rPr>
          <w:rFonts w:cs="Times New Roman"/>
        </w:rPr>
        <w:t xml:space="preserve">se to the </w:t>
      </w:r>
      <w:r w:rsidR="00850E01" w:rsidRPr="001739DF">
        <w:rPr>
          <w:rFonts w:cs="Times New Roman"/>
          <w:i/>
        </w:rPr>
        <w:t>Hopwood</w:t>
      </w:r>
      <w:r w:rsidR="00850E01" w:rsidRPr="00DA757F">
        <w:rPr>
          <w:rFonts w:cs="Times New Roman"/>
        </w:rPr>
        <w:t xml:space="preserve"> decision</w:t>
      </w:r>
      <w:r w:rsidRPr="00DA757F">
        <w:rPr>
          <w:rFonts w:cs="Times New Roman"/>
        </w:rPr>
        <w:t xml:space="preserve"> but prior to the </w:t>
      </w:r>
      <w:proofErr w:type="spellStart"/>
      <w:r w:rsidRPr="001739DF">
        <w:rPr>
          <w:rFonts w:cs="Times New Roman"/>
          <w:i/>
        </w:rPr>
        <w:t>Grantz</w:t>
      </w:r>
      <w:proofErr w:type="spellEnd"/>
      <w:r w:rsidRPr="00DA757F">
        <w:rPr>
          <w:rFonts w:cs="Times New Roman"/>
        </w:rPr>
        <w:t xml:space="preserve"> and </w:t>
      </w:r>
      <w:proofErr w:type="spellStart"/>
      <w:r w:rsidRPr="001739DF">
        <w:rPr>
          <w:rFonts w:cs="Times New Roman"/>
          <w:i/>
        </w:rPr>
        <w:t>Gullinger</w:t>
      </w:r>
      <w:proofErr w:type="spellEnd"/>
      <w:r w:rsidRPr="00DA757F">
        <w:rPr>
          <w:rFonts w:cs="Times New Roman"/>
        </w:rPr>
        <w:t xml:space="preserve"> cases, the State of </w:t>
      </w:r>
      <w:r w:rsidR="002F71EF" w:rsidRPr="00DA757F">
        <w:rPr>
          <w:rFonts w:cs="Times New Roman"/>
        </w:rPr>
        <w:t>Texas</w:t>
      </w:r>
      <w:r w:rsidRPr="00DA757F">
        <w:rPr>
          <w:rFonts w:cs="Times New Roman"/>
        </w:rPr>
        <w:t xml:space="preserve"> </w:t>
      </w:r>
      <w:r w:rsidR="002F71EF" w:rsidRPr="00DA757F">
        <w:rPr>
          <w:rFonts w:cs="Times New Roman"/>
        </w:rPr>
        <w:t>legislature</w:t>
      </w:r>
      <w:r w:rsidRPr="00DA757F">
        <w:rPr>
          <w:rFonts w:cs="Times New Roman"/>
        </w:rPr>
        <w:t xml:space="preserve"> passed House Bill 588, requiring state-supported tertiary education institutions to admit any graduate in the top ten percent of his or her </w:t>
      </w:r>
      <w:r w:rsidR="00536427" w:rsidRPr="00DA757F">
        <w:rPr>
          <w:rFonts w:cs="Times New Roman"/>
        </w:rPr>
        <w:t xml:space="preserve">Texas </w:t>
      </w:r>
      <w:r w:rsidRPr="00DA757F">
        <w:rPr>
          <w:rFonts w:cs="Times New Roman"/>
        </w:rPr>
        <w:t xml:space="preserve">high school (public or private) to the </w:t>
      </w:r>
      <w:r w:rsidR="00536427" w:rsidRPr="00DA757F">
        <w:rPr>
          <w:rFonts w:cs="Times New Roman"/>
        </w:rPr>
        <w:t xml:space="preserve">state-funded </w:t>
      </w:r>
      <w:r w:rsidRPr="00DA757F">
        <w:rPr>
          <w:rFonts w:cs="Times New Roman"/>
        </w:rPr>
        <w:t xml:space="preserve">school of his or her choice. </w:t>
      </w:r>
      <w:r w:rsidR="00E330FC" w:rsidRPr="00DA757F">
        <w:rPr>
          <w:rFonts w:cs="Times New Roman"/>
        </w:rPr>
        <w:t xml:space="preserve">The designation of top decile standing is </w:t>
      </w:r>
      <w:r w:rsidR="006C239C">
        <w:rPr>
          <w:rFonts w:cs="Times New Roman"/>
        </w:rPr>
        <w:t>determined</w:t>
      </w:r>
      <w:r w:rsidR="006C239C" w:rsidRPr="00DA757F">
        <w:rPr>
          <w:rFonts w:cs="Times New Roman"/>
        </w:rPr>
        <w:t xml:space="preserve"> </w:t>
      </w:r>
      <w:r w:rsidR="00DB7CDA" w:rsidRPr="00DA757F">
        <w:rPr>
          <w:rFonts w:cs="Times New Roman"/>
        </w:rPr>
        <w:t>at the end of the junior year</w:t>
      </w:r>
      <w:r w:rsidR="006C239C">
        <w:rPr>
          <w:rFonts w:cs="Times New Roman"/>
        </w:rPr>
        <w:t xml:space="preserve"> in high school</w:t>
      </w:r>
      <w:r w:rsidR="00DB7CDA" w:rsidRPr="00DA757F">
        <w:rPr>
          <w:rFonts w:cs="Times New Roman"/>
        </w:rPr>
        <w:t>,</w:t>
      </w:r>
      <w:r w:rsidR="00E330FC" w:rsidRPr="00DA757F">
        <w:rPr>
          <w:rFonts w:cs="Times New Roman"/>
        </w:rPr>
        <w:t xml:space="preserve"> beginning of the senior year</w:t>
      </w:r>
      <w:r w:rsidR="00DB7CDA" w:rsidRPr="00DA757F">
        <w:rPr>
          <w:rFonts w:cs="Times New Roman"/>
        </w:rPr>
        <w:t xml:space="preserve">, or at high school graduation; whichever is most recent at the time of the </w:t>
      </w:r>
      <w:r w:rsidR="006C239C">
        <w:rPr>
          <w:rFonts w:cs="Times New Roman"/>
        </w:rPr>
        <w:t xml:space="preserve">college </w:t>
      </w:r>
      <w:r w:rsidR="00DB7CDA" w:rsidRPr="00DA757F">
        <w:rPr>
          <w:rFonts w:cs="Times New Roman"/>
        </w:rPr>
        <w:t xml:space="preserve">application deadline </w:t>
      </w:r>
      <w:sdt>
        <w:sdtPr>
          <w:rPr>
            <w:rFonts w:cs="Times New Roman"/>
          </w:rPr>
          <w:id w:val="881975255"/>
          <w:citation/>
        </w:sdtPr>
        <w:sdtContent>
          <w:r w:rsidR="00DB7CDA" w:rsidRPr="005D21E7">
            <w:rPr>
              <w:rFonts w:cs="Times New Roman"/>
            </w:rPr>
            <w:fldChar w:fldCharType="begin"/>
          </w:r>
          <w:r w:rsidR="00DB7CDA" w:rsidRPr="005D21E7">
            <w:rPr>
              <w:rFonts w:cs="Times New Roman"/>
            </w:rPr>
            <w:instrText xml:space="preserve"> CITATION Cul13 \l 1033 </w:instrText>
          </w:r>
          <w:r w:rsidR="00DB7CDA" w:rsidRPr="005D21E7">
            <w:rPr>
              <w:rFonts w:cs="Times New Roman"/>
            </w:rPr>
            <w:fldChar w:fldCharType="separate"/>
          </w:r>
          <w:r w:rsidR="00ED343A" w:rsidRPr="00ED343A">
            <w:rPr>
              <w:rFonts w:cs="Times New Roman"/>
              <w:noProof/>
            </w:rPr>
            <w:t>(Cullen, Long, &amp; Reback, 2013)</w:t>
          </w:r>
          <w:r w:rsidR="00DB7CDA" w:rsidRPr="005D21E7">
            <w:rPr>
              <w:rFonts w:cs="Times New Roman"/>
            </w:rPr>
            <w:fldChar w:fldCharType="end"/>
          </w:r>
        </w:sdtContent>
      </w:sdt>
      <w:r w:rsidR="00E330FC" w:rsidRPr="005D21E7">
        <w:rPr>
          <w:rFonts w:cs="Times New Roman"/>
        </w:rPr>
        <w:t xml:space="preserve">. </w:t>
      </w:r>
      <w:ins w:id="8" w:author="Laurie Kilbride" w:date="2015-12-11T08:02:00Z">
        <w:r w:rsidR="007F6894">
          <w:rPr>
            <w:rFonts w:cs="Times New Roman"/>
          </w:rPr>
          <w:t xml:space="preserve"> </w:t>
        </w:r>
      </w:ins>
      <w:r w:rsidRPr="005D21E7">
        <w:rPr>
          <w:rFonts w:cs="Times New Roman"/>
        </w:rPr>
        <w:t>This bill was known commonly as the “Top Ten Percent Rule”</w:t>
      </w:r>
      <w:r w:rsidR="00850E01" w:rsidRPr="005D21E7">
        <w:rPr>
          <w:rFonts w:cs="Times New Roman"/>
        </w:rPr>
        <w:t xml:space="preserve"> or “Top Ten Percent Plan”</w:t>
      </w:r>
      <w:r w:rsidR="00536427" w:rsidRPr="005D21E7">
        <w:rPr>
          <w:rFonts w:cs="Times New Roman"/>
        </w:rPr>
        <w:t xml:space="preserve"> (TTPP)</w:t>
      </w:r>
      <w:r w:rsidRPr="005D21E7">
        <w:rPr>
          <w:rFonts w:cs="Times New Roman"/>
        </w:rPr>
        <w:t xml:space="preserve"> and was accompanied with a suggested list of 18 criteria to use in admissions decisions</w:t>
      </w:r>
      <w:r w:rsidR="002F71EF" w:rsidRPr="005D21E7">
        <w:rPr>
          <w:rFonts w:cs="Times New Roman"/>
        </w:rPr>
        <w:t>. These criteria were intended to give favorable consideration to applicants with disadvantaged social and economic backgrounds.</w:t>
      </w:r>
      <w:r w:rsidR="00E330FC" w:rsidRPr="005D21E7">
        <w:rPr>
          <w:rFonts w:cs="Times New Roman"/>
        </w:rPr>
        <w:t xml:space="preserve"> </w:t>
      </w:r>
      <w:r w:rsidR="00E61227" w:rsidRPr="005D21E7">
        <w:rPr>
          <w:rFonts w:cs="Times New Roman"/>
        </w:rPr>
        <w:t>The aim of the Top Ten Percent Plan was to regain the diversity lost after the Affirmative Action ban through race-neutral policies.</w:t>
      </w:r>
    </w:p>
    <w:p w14:paraId="51C65BE3" w14:textId="77777777" w:rsidR="00E330FC" w:rsidRPr="005D21E7" w:rsidRDefault="00E330FC" w:rsidP="00C80413">
      <w:pPr>
        <w:widowControl w:val="0"/>
        <w:autoSpaceDE w:val="0"/>
        <w:autoSpaceDN w:val="0"/>
        <w:adjustRightInd w:val="0"/>
        <w:spacing w:line="480" w:lineRule="auto"/>
        <w:rPr>
          <w:rFonts w:cs="Times New Roman"/>
        </w:rPr>
      </w:pPr>
    </w:p>
    <w:p w14:paraId="3A5AFD1D" w14:textId="7EF6E824" w:rsidR="00520A60" w:rsidRPr="003E0FE4" w:rsidRDefault="00060341" w:rsidP="00C80413">
      <w:pPr>
        <w:widowControl w:val="0"/>
        <w:autoSpaceDE w:val="0"/>
        <w:autoSpaceDN w:val="0"/>
        <w:adjustRightInd w:val="0"/>
        <w:spacing w:line="480" w:lineRule="auto"/>
        <w:rPr>
          <w:rFonts w:eastAsia="Times New Roman" w:cs="Times New Roman"/>
        </w:rPr>
      </w:pPr>
      <w:r>
        <w:rPr>
          <w:rFonts w:cs="Times New Roman"/>
        </w:rPr>
        <w:t xml:space="preserve">Just as </w:t>
      </w:r>
      <w:r w:rsidR="00EF1402">
        <w:rPr>
          <w:rFonts w:cs="Times New Roman"/>
        </w:rPr>
        <w:t xml:space="preserve">the removal of affirmative action happened in other states, approaches to compensate for the removal were implemented in these states as well. </w:t>
      </w:r>
      <w:r w:rsidR="00E330FC" w:rsidRPr="005D21E7">
        <w:rPr>
          <w:rFonts w:cs="Times New Roman"/>
        </w:rPr>
        <w:t>While percent plans were implemented in Florida and California, they are not direct equivalents to the TTPP</w:t>
      </w:r>
      <w:r w:rsidR="00DB7CDA" w:rsidRPr="005D21E7">
        <w:rPr>
          <w:rFonts w:cs="Times New Roman"/>
        </w:rPr>
        <w:t xml:space="preserve"> </w:t>
      </w:r>
      <w:sdt>
        <w:sdtPr>
          <w:rPr>
            <w:rFonts w:cs="Times New Roman"/>
          </w:rPr>
          <w:id w:val="1348827369"/>
          <w:citation/>
        </w:sdtPr>
        <w:sdtContent>
          <w:r w:rsidR="00DB7CDA" w:rsidRPr="005D21E7">
            <w:rPr>
              <w:rFonts w:cs="Times New Roman"/>
            </w:rPr>
            <w:fldChar w:fldCharType="begin"/>
          </w:r>
          <w:r w:rsidR="00DB7CDA" w:rsidRPr="005D21E7">
            <w:rPr>
              <w:rFonts w:cs="Times New Roman"/>
            </w:rPr>
            <w:instrText xml:space="preserve"> CITATION Flo15 \l 1033 </w:instrText>
          </w:r>
          <w:r w:rsidR="00DB7CDA" w:rsidRPr="005D21E7">
            <w:rPr>
              <w:rFonts w:cs="Times New Roman"/>
            </w:rPr>
            <w:fldChar w:fldCharType="separate"/>
          </w:r>
          <w:r w:rsidR="00ED343A" w:rsidRPr="00ED343A">
            <w:rPr>
              <w:rFonts w:cs="Times New Roman"/>
              <w:noProof/>
            </w:rPr>
            <w:t>(Flores &amp; Horn, 2015)</w:t>
          </w:r>
          <w:r w:rsidR="00DB7CDA" w:rsidRPr="005D21E7">
            <w:rPr>
              <w:rFonts w:cs="Times New Roman"/>
            </w:rPr>
            <w:fldChar w:fldCharType="end"/>
          </w:r>
        </w:sdtContent>
      </w:sdt>
      <w:r w:rsidR="00E330FC" w:rsidRPr="005D21E7">
        <w:rPr>
          <w:rFonts w:cs="Times New Roman"/>
        </w:rPr>
        <w:t>. The TTPP allows admission into any state-funded school of the applicant’s choosing; the California</w:t>
      </w:r>
      <w:r w:rsidR="00536427" w:rsidRPr="005D21E7">
        <w:rPr>
          <w:rFonts w:cs="Times New Roman"/>
        </w:rPr>
        <w:t>n Eligibility in Local Context P</w:t>
      </w:r>
      <w:r w:rsidR="00E330FC" w:rsidRPr="005D21E7">
        <w:rPr>
          <w:rFonts w:cs="Times New Roman"/>
        </w:rPr>
        <w:t xml:space="preserve">lan </w:t>
      </w:r>
      <w:r w:rsidR="00536427" w:rsidRPr="005D21E7">
        <w:rPr>
          <w:rFonts w:cs="Times New Roman"/>
        </w:rPr>
        <w:t xml:space="preserve">(ELP) </w:t>
      </w:r>
      <w:r w:rsidR="00E330FC" w:rsidRPr="005D21E7">
        <w:rPr>
          <w:rFonts w:cs="Times New Roman"/>
        </w:rPr>
        <w:t xml:space="preserve">grants access to a school within the University of California system, though not necessarily of the applicant’s choice. The TTPP considers both public and private high schools; </w:t>
      </w:r>
      <w:r w:rsidR="00EF490A" w:rsidRPr="005D21E7">
        <w:rPr>
          <w:rFonts w:cs="Times New Roman"/>
        </w:rPr>
        <w:t xml:space="preserve">Florida’s Talented 20 program grants admission to the top 20% of public high schools only. Texas high schools have a significant amount of autonomy in </w:t>
      </w:r>
      <w:r w:rsidR="002A6978" w:rsidRPr="005D21E7">
        <w:rPr>
          <w:rFonts w:cs="Times New Roman"/>
        </w:rPr>
        <w:t>determining</w:t>
      </w:r>
      <w:r w:rsidR="00EF490A" w:rsidRPr="005D21E7">
        <w:rPr>
          <w:rFonts w:cs="Times New Roman"/>
        </w:rPr>
        <w:t xml:space="preserve"> class rank distribution, including weighting honors or </w:t>
      </w:r>
      <w:r w:rsidR="00536427" w:rsidRPr="005D21E7">
        <w:rPr>
          <w:rFonts w:cs="Times New Roman"/>
        </w:rPr>
        <w:t>courses taken for college credit</w:t>
      </w:r>
      <w:r w:rsidR="00EF490A" w:rsidRPr="005D21E7">
        <w:rPr>
          <w:rFonts w:cs="Times New Roman"/>
        </w:rPr>
        <w:t xml:space="preserve">; California </w:t>
      </w:r>
      <w:r w:rsidR="00E23517" w:rsidRPr="005D21E7">
        <w:rPr>
          <w:rFonts w:cs="Times New Roman"/>
        </w:rPr>
        <w:t>has a uniform method of determining class rank and is administered by the UC system</w:t>
      </w:r>
      <w:r w:rsidR="00DB7CDA" w:rsidRPr="005D21E7">
        <w:rPr>
          <w:rFonts w:cs="Times New Roman"/>
        </w:rPr>
        <w:t xml:space="preserve"> </w:t>
      </w:r>
      <w:sdt>
        <w:sdtPr>
          <w:rPr>
            <w:rFonts w:cs="Times New Roman"/>
          </w:rPr>
          <w:id w:val="1886829157"/>
          <w:citation/>
        </w:sdtPr>
        <w:sdtContent>
          <w:r w:rsidR="00DB7CDA" w:rsidRPr="005D21E7">
            <w:rPr>
              <w:rFonts w:cs="Times New Roman"/>
            </w:rPr>
            <w:fldChar w:fldCharType="begin"/>
          </w:r>
          <w:r w:rsidR="00DB7CDA" w:rsidRPr="005D21E7">
            <w:rPr>
              <w:rFonts w:cs="Times New Roman"/>
            </w:rPr>
            <w:instrText xml:space="preserve"> CITATION Niu10 \l 1033 </w:instrText>
          </w:r>
          <w:r w:rsidR="00DB7CDA" w:rsidRPr="005D21E7">
            <w:rPr>
              <w:rFonts w:cs="Times New Roman"/>
            </w:rPr>
            <w:fldChar w:fldCharType="separate"/>
          </w:r>
          <w:r w:rsidR="00ED343A" w:rsidRPr="00ED343A">
            <w:rPr>
              <w:rFonts w:cs="Times New Roman"/>
              <w:noProof/>
            </w:rPr>
            <w:t>(Niu &amp; Tienda, 2010)</w:t>
          </w:r>
          <w:r w:rsidR="00DB7CDA" w:rsidRPr="005D21E7">
            <w:rPr>
              <w:rFonts w:cs="Times New Roman"/>
            </w:rPr>
            <w:fldChar w:fldCharType="end"/>
          </w:r>
        </w:sdtContent>
      </w:sdt>
      <w:r w:rsidR="00EF490A" w:rsidRPr="005D21E7">
        <w:rPr>
          <w:rFonts w:cs="Times New Roman"/>
        </w:rPr>
        <w:t>.</w:t>
      </w:r>
      <w:r w:rsidR="00E23517" w:rsidRPr="005D21E7">
        <w:rPr>
          <w:rFonts w:cs="Times New Roman"/>
        </w:rPr>
        <w:t xml:space="preserve"> </w:t>
      </w:r>
      <w:r w:rsidR="00F164B9">
        <w:rPr>
          <w:rFonts w:cs="Times New Roman"/>
        </w:rPr>
        <w:t xml:space="preserve">To address </w:t>
      </w:r>
      <w:r w:rsidR="00426FE2" w:rsidRPr="003E0FE4">
        <w:rPr>
          <w:rFonts w:cs="Times New Roman"/>
        </w:rPr>
        <w:t>concerns of students taking less rigorous courses to boost their GPA</w:t>
      </w:r>
      <w:r w:rsidR="00F164B9">
        <w:rPr>
          <w:rFonts w:cs="Times New Roman"/>
        </w:rPr>
        <w:t>,</w:t>
      </w:r>
      <w:r w:rsidR="00426FE2" w:rsidRPr="003E0FE4">
        <w:rPr>
          <w:rFonts w:cs="Times New Roman"/>
        </w:rPr>
        <w:t xml:space="preserve"> in 2001 the Texas legislature passed an amendment requiring TTPP applicants to complete a recommended or advanced curriculum if it is offered at their school; only </w:t>
      </w:r>
      <w:r w:rsidR="00426FE2" w:rsidRPr="003E0FE4">
        <w:rPr>
          <w:rFonts w:eastAsia="Times New Roman" w:cs="Times New Roman"/>
        </w:rPr>
        <w:t xml:space="preserve">GPA </w:t>
      </w:r>
      <w:r w:rsidR="00536427" w:rsidRPr="003E0FE4">
        <w:rPr>
          <w:rFonts w:eastAsia="Times New Roman" w:cs="Times New Roman"/>
        </w:rPr>
        <w:t>for</w:t>
      </w:r>
      <w:r w:rsidR="00426FE2" w:rsidRPr="003E0FE4">
        <w:rPr>
          <w:rFonts w:eastAsia="Times New Roman" w:cs="Times New Roman"/>
        </w:rPr>
        <w:t xml:space="preserve"> college preparatory courses is co</w:t>
      </w:r>
      <w:r w:rsidR="00DB7CDA" w:rsidRPr="003E0FE4">
        <w:rPr>
          <w:rFonts w:eastAsia="Times New Roman" w:cs="Times New Roman"/>
        </w:rPr>
        <w:t xml:space="preserve">nsidered for ELP class ranking </w:t>
      </w:r>
      <w:sdt>
        <w:sdtPr>
          <w:rPr>
            <w:rFonts w:eastAsia="Times New Roman" w:cs="Times New Roman"/>
          </w:rPr>
          <w:id w:val="-1696379846"/>
          <w:citation/>
        </w:sdtPr>
        <w:sdtContent>
          <w:r w:rsidR="00DB7CDA" w:rsidRPr="003E0FE4">
            <w:rPr>
              <w:rFonts w:eastAsia="Times New Roman" w:cs="Times New Roman"/>
            </w:rPr>
            <w:fldChar w:fldCharType="begin"/>
          </w:r>
          <w:r w:rsidR="00DB7CDA" w:rsidRPr="003E0FE4">
            <w:rPr>
              <w:rFonts w:eastAsia="Times New Roman" w:cs="Times New Roman"/>
            </w:rPr>
            <w:instrText xml:space="preserve"> CITATION Gei07 \l 1033 </w:instrText>
          </w:r>
          <w:r w:rsidR="00DB7CDA" w:rsidRPr="003E0FE4">
            <w:rPr>
              <w:rFonts w:eastAsia="Times New Roman" w:cs="Times New Roman"/>
            </w:rPr>
            <w:fldChar w:fldCharType="separate"/>
          </w:r>
          <w:r w:rsidR="00ED343A" w:rsidRPr="00ED343A">
            <w:rPr>
              <w:rFonts w:eastAsia="Times New Roman" w:cs="Times New Roman"/>
              <w:noProof/>
            </w:rPr>
            <w:t>(Geiser &amp; Santelices, 2007)</w:t>
          </w:r>
          <w:r w:rsidR="00DB7CDA" w:rsidRPr="003E0FE4">
            <w:rPr>
              <w:rFonts w:eastAsia="Times New Roman" w:cs="Times New Roman"/>
            </w:rPr>
            <w:fldChar w:fldCharType="end"/>
          </w:r>
        </w:sdtContent>
      </w:sdt>
      <w:r w:rsidR="00DB7CDA" w:rsidRPr="003E0FE4">
        <w:rPr>
          <w:rFonts w:eastAsia="Times New Roman" w:cs="Times New Roman"/>
        </w:rPr>
        <w:t xml:space="preserve"> </w:t>
      </w:r>
      <w:sdt>
        <w:sdtPr>
          <w:rPr>
            <w:rFonts w:eastAsia="Times New Roman" w:cs="Times New Roman"/>
          </w:rPr>
          <w:id w:val="-1499572998"/>
          <w:citation/>
        </w:sdtPr>
        <w:sdtContent>
          <w:r w:rsidR="00DB7CDA" w:rsidRPr="003E0FE4">
            <w:rPr>
              <w:rFonts w:eastAsia="Times New Roman" w:cs="Times New Roman"/>
            </w:rPr>
            <w:fldChar w:fldCharType="begin"/>
          </w:r>
          <w:r w:rsidR="00DB7CDA" w:rsidRPr="003E0FE4">
            <w:rPr>
              <w:rFonts w:eastAsia="Times New Roman" w:cs="Times New Roman"/>
            </w:rPr>
            <w:instrText xml:space="preserve"> CITATION Niu10 \l 1033 </w:instrText>
          </w:r>
          <w:r w:rsidR="00DB7CDA" w:rsidRPr="003E0FE4">
            <w:rPr>
              <w:rFonts w:eastAsia="Times New Roman" w:cs="Times New Roman"/>
            </w:rPr>
            <w:fldChar w:fldCharType="separate"/>
          </w:r>
          <w:r w:rsidR="00ED343A" w:rsidRPr="00ED343A">
            <w:rPr>
              <w:rFonts w:eastAsia="Times New Roman" w:cs="Times New Roman"/>
              <w:noProof/>
            </w:rPr>
            <w:t>(Niu &amp; Tienda, 2010)</w:t>
          </w:r>
          <w:r w:rsidR="00DB7CDA" w:rsidRPr="003E0FE4">
            <w:rPr>
              <w:rFonts w:eastAsia="Times New Roman" w:cs="Times New Roman"/>
            </w:rPr>
            <w:fldChar w:fldCharType="end"/>
          </w:r>
        </w:sdtContent>
      </w:sdt>
      <w:r w:rsidR="00DB7CDA" w:rsidRPr="003E0FE4">
        <w:rPr>
          <w:rFonts w:eastAsia="Times New Roman" w:cs="Times New Roman"/>
        </w:rPr>
        <w:t>.</w:t>
      </w:r>
    </w:p>
    <w:p w14:paraId="0ABCF31C" w14:textId="77777777" w:rsidR="00C80413" w:rsidRPr="003E0FE4" w:rsidRDefault="00C80413" w:rsidP="00C80413">
      <w:pPr>
        <w:widowControl w:val="0"/>
        <w:autoSpaceDE w:val="0"/>
        <w:autoSpaceDN w:val="0"/>
        <w:adjustRightInd w:val="0"/>
        <w:spacing w:line="480" w:lineRule="auto"/>
        <w:rPr>
          <w:rFonts w:cs="Times New Roman"/>
        </w:rPr>
      </w:pPr>
    </w:p>
    <w:p w14:paraId="47257A88" w14:textId="5A1A9320" w:rsidR="00347B89" w:rsidRPr="003E0FE4" w:rsidRDefault="00130E02" w:rsidP="00C80413">
      <w:pPr>
        <w:widowControl w:val="0"/>
        <w:autoSpaceDE w:val="0"/>
        <w:autoSpaceDN w:val="0"/>
        <w:adjustRightInd w:val="0"/>
        <w:spacing w:line="480" w:lineRule="auto"/>
        <w:rPr>
          <w:rFonts w:cs="Times New Roman"/>
          <w:b/>
        </w:rPr>
      </w:pPr>
      <w:r w:rsidRPr="003E0FE4">
        <w:rPr>
          <w:rFonts w:cs="Times New Roman"/>
          <w:b/>
        </w:rPr>
        <w:t>Texas Demography</w:t>
      </w:r>
    </w:p>
    <w:p w14:paraId="4DBEBF15" w14:textId="3AEE8BAA" w:rsidR="00B44745" w:rsidRPr="003E0FE4" w:rsidRDefault="00130E02" w:rsidP="00C80413">
      <w:pPr>
        <w:widowControl w:val="0"/>
        <w:autoSpaceDE w:val="0"/>
        <w:autoSpaceDN w:val="0"/>
        <w:adjustRightInd w:val="0"/>
        <w:spacing w:line="480" w:lineRule="auto"/>
        <w:rPr>
          <w:rFonts w:cs="Times New Roman"/>
        </w:rPr>
      </w:pPr>
      <w:r w:rsidRPr="003E0FE4">
        <w:rPr>
          <w:rFonts w:cs="Times New Roman"/>
        </w:rPr>
        <w:t xml:space="preserve">When </w:t>
      </w:r>
      <w:r w:rsidR="006C239C">
        <w:rPr>
          <w:rFonts w:cs="Times New Roman"/>
        </w:rPr>
        <w:t>reviewing attempts</w:t>
      </w:r>
      <w:r w:rsidRPr="003E0FE4">
        <w:rPr>
          <w:rFonts w:cs="Times New Roman"/>
        </w:rPr>
        <w:t xml:space="preserve"> to increase diversity at Texas post-secondary institutions, it is important to consider both the demographics and g</w:t>
      </w:r>
      <w:r w:rsidR="003E3A5C" w:rsidRPr="003E0FE4">
        <w:rPr>
          <w:rFonts w:cs="Times New Roman"/>
        </w:rPr>
        <w:t>rowth rates in the state. In 2000, over 40% of the state population was non-white</w:t>
      </w:r>
      <w:r w:rsidR="00DB7CDA" w:rsidRPr="003E0FE4">
        <w:rPr>
          <w:rFonts w:cs="Times New Roman"/>
        </w:rPr>
        <w:t xml:space="preserve"> </w:t>
      </w:r>
      <w:sdt>
        <w:sdtPr>
          <w:rPr>
            <w:rFonts w:cs="Times New Roman"/>
          </w:rPr>
          <w:id w:val="-48237973"/>
          <w:citation/>
        </w:sdtPr>
        <w:sdtContent>
          <w:r w:rsidR="00DB7CDA" w:rsidRPr="003E0FE4">
            <w:rPr>
              <w:rFonts w:cs="Times New Roman"/>
            </w:rPr>
            <w:fldChar w:fldCharType="begin"/>
          </w:r>
          <w:r w:rsidR="00DB7CDA" w:rsidRPr="003E0FE4">
            <w:rPr>
              <w:rFonts w:cs="Times New Roman"/>
            </w:rPr>
            <w:instrText xml:space="preserve"> CITATION Cen \l 1033 </w:instrText>
          </w:r>
          <w:r w:rsidR="00DB7CDA" w:rsidRPr="003E0FE4">
            <w:rPr>
              <w:rFonts w:cs="Times New Roman"/>
            </w:rPr>
            <w:fldChar w:fldCharType="separate"/>
          </w:r>
          <w:r w:rsidR="00ED343A" w:rsidRPr="00ED343A">
            <w:rPr>
              <w:rFonts w:cs="Times New Roman"/>
              <w:noProof/>
            </w:rPr>
            <w:t>(Center for Health Statistics - Census 2010)</w:t>
          </w:r>
          <w:r w:rsidR="00DB7CDA" w:rsidRPr="003E0FE4">
            <w:rPr>
              <w:rFonts w:cs="Times New Roman"/>
            </w:rPr>
            <w:fldChar w:fldCharType="end"/>
          </w:r>
        </w:sdtContent>
      </w:sdt>
      <w:r w:rsidR="00C80413" w:rsidRPr="003E0FE4">
        <w:rPr>
          <w:rFonts w:cs="Times New Roman"/>
        </w:rPr>
        <w:t>.</w:t>
      </w:r>
      <w:r w:rsidR="003E3A5C" w:rsidRPr="003E0FE4">
        <w:rPr>
          <w:rFonts w:cs="Times New Roman"/>
        </w:rPr>
        <w:t xml:space="preserve"> </w:t>
      </w:r>
      <w:r w:rsidR="006C239C">
        <w:rPr>
          <w:rFonts w:cs="Times New Roman"/>
        </w:rPr>
        <w:t xml:space="preserve"> During</w:t>
      </w:r>
      <w:r w:rsidR="003E3A5C" w:rsidRPr="003E0FE4">
        <w:rPr>
          <w:rFonts w:cs="Times New Roman"/>
        </w:rPr>
        <w:t xml:space="preserve"> the next ten years, Texas had the largest population increase, numerically, of all states; it </w:t>
      </w:r>
      <w:r w:rsidR="00FA7609">
        <w:rPr>
          <w:rFonts w:cs="Times New Roman"/>
        </w:rPr>
        <w:t xml:space="preserve">also </w:t>
      </w:r>
      <w:r w:rsidR="003E3A5C" w:rsidRPr="003E0FE4">
        <w:rPr>
          <w:rFonts w:cs="Times New Roman"/>
        </w:rPr>
        <w:t>registered the second and third largest number of Hispanics and black, respectively, during this time period.</w:t>
      </w:r>
      <w:r w:rsidR="007C079C" w:rsidRPr="003E0FE4">
        <w:rPr>
          <w:rFonts w:cs="Times New Roman"/>
        </w:rPr>
        <w:t xml:space="preserve"> This population</w:t>
      </w:r>
      <w:r w:rsidR="00536427" w:rsidRPr="003E0FE4">
        <w:rPr>
          <w:rFonts w:cs="Times New Roman"/>
        </w:rPr>
        <w:t xml:space="preserve"> growth is due to three factors:</w:t>
      </w:r>
      <w:r w:rsidR="007C079C" w:rsidRPr="003E0FE4">
        <w:rPr>
          <w:rFonts w:cs="Times New Roman"/>
        </w:rPr>
        <w:t xml:space="preserve"> high natural increase</w:t>
      </w:r>
      <w:r w:rsidR="00F63A91" w:rsidRPr="003E0FE4">
        <w:rPr>
          <w:rFonts w:cs="Times New Roman"/>
        </w:rPr>
        <w:t xml:space="preserve"> (birth rates exceeding death rates)</w:t>
      </w:r>
      <w:r w:rsidR="007C079C" w:rsidRPr="003E0FE4">
        <w:rPr>
          <w:rFonts w:cs="Times New Roman"/>
        </w:rPr>
        <w:t xml:space="preserve">, international migration, and </w:t>
      </w:r>
      <w:r w:rsidR="00536427" w:rsidRPr="003E0FE4">
        <w:rPr>
          <w:rFonts w:cs="Times New Roman"/>
        </w:rPr>
        <w:t>internal</w:t>
      </w:r>
      <w:r w:rsidR="007C079C" w:rsidRPr="003E0FE4">
        <w:rPr>
          <w:rFonts w:cs="Times New Roman"/>
        </w:rPr>
        <w:t xml:space="preserve"> migration. </w:t>
      </w:r>
      <w:r w:rsidR="003E3A5C" w:rsidRPr="003E0FE4">
        <w:rPr>
          <w:rFonts w:cs="Times New Roman"/>
        </w:rPr>
        <w:t xml:space="preserve"> </w:t>
      </w:r>
      <w:r w:rsidR="00B44745" w:rsidRPr="003E0FE4">
        <w:rPr>
          <w:rFonts w:cs="Times New Roman"/>
        </w:rPr>
        <w:t xml:space="preserve">The combination of these factors </w:t>
      </w:r>
      <w:r w:rsidR="00536427" w:rsidRPr="003E0FE4">
        <w:rPr>
          <w:rFonts w:cs="Times New Roman"/>
        </w:rPr>
        <w:t>led</w:t>
      </w:r>
      <w:r w:rsidR="00B44745" w:rsidRPr="003E0FE4">
        <w:rPr>
          <w:rFonts w:cs="Times New Roman"/>
        </w:rPr>
        <w:t xml:space="preserve"> to Texas’s relatively young population.  Additionally, the </w:t>
      </w:r>
      <w:r w:rsidR="00536427" w:rsidRPr="003E0FE4">
        <w:rPr>
          <w:rFonts w:cs="Times New Roman"/>
        </w:rPr>
        <w:t>birth</w:t>
      </w:r>
      <w:r w:rsidR="00B44745" w:rsidRPr="003E0FE4">
        <w:rPr>
          <w:rFonts w:cs="Times New Roman"/>
        </w:rPr>
        <w:t xml:space="preserve"> rates of black and Hispanic minorities</w:t>
      </w:r>
      <w:r w:rsidR="006C239C">
        <w:rPr>
          <w:rFonts w:cs="Times New Roman"/>
        </w:rPr>
        <w:t xml:space="preserve"> were</w:t>
      </w:r>
      <w:r w:rsidR="00B44745" w:rsidRPr="003E0FE4">
        <w:rPr>
          <w:rFonts w:cs="Times New Roman"/>
        </w:rPr>
        <w:t xml:space="preserve"> higher than whites, so population projections for these groups </w:t>
      </w:r>
      <w:r w:rsidR="006C239C">
        <w:rPr>
          <w:rFonts w:cs="Times New Roman"/>
        </w:rPr>
        <w:t>were</w:t>
      </w:r>
      <w:r w:rsidR="00B44745" w:rsidRPr="003E0FE4">
        <w:rPr>
          <w:rFonts w:cs="Times New Roman"/>
        </w:rPr>
        <w:t xml:space="preserve"> higher as well</w:t>
      </w:r>
      <w:r w:rsidR="00C80413" w:rsidRPr="003E0FE4">
        <w:rPr>
          <w:rFonts w:cs="Times New Roman"/>
        </w:rPr>
        <w:t xml:space="preserve"> </w:t>
      </w:r>
      <w:sdt>
        <w:sdtPr>
          <w:rPr>
            <w:rFonts w:cs="Times New Roman"/>
          </w:rPr>
          <w:id w:val="1703666741"/>
          <w:citation/>
        </w:sdtPr>
        <w:sdtContent>
          <w:r w:rsidR="00C80413" w:rsidRPr="003E0FE4">
            <w:rPr>
              <w:rFonts w:cs="Times New Roman"/>
            </w:rPr>
            <w:fldChar w:fldCharType="begin"/>
          </w:r>
          <w:r w:rsidR="00C80413" w:rsidRPr="003E0FE4">
            <w:rPr>
              <w:rFonts w:cs="Times New Roman"/>
            </w:rPr>
            <w:instrText xml:space="preserve"> CITATION Lei00 \l 1033 </w:instrText>
          </w:r>
          <w:r w:rsidR="00C80413" w:rsidRPr="003E0FE4">
            <w:rPr>
              <w:rFonts w:cs="Times New Roman"/>
            </w:rPr>
            <w:fldChar w:fldCharType="separate"/>
          </w:r>
          <w:r w:rsidR="00ED343A" w:rsidRPr="00ED343A">
            <w:rPr>
              <w:rFonts w:cs="Times New Roman"/>
              <w:noProof/>
            </w:rPr>
            <w:t>(Leicht &amp; Sullivan, 2000)</w:t>
          </w:r>
          <w:r w:rsidR="00C80413" w:rsidRPr="003E0FE4">
            <w:rPr>
              <w:rFonts w:cs="Times New Roman"/>
            </w:rPr>
            <w:fldChar w:fldCharType="end"/>
          </w:r>
        </w:sdtContent>
      </w:sdt>
      <w:r w:rsidR="00B44745" w:rsidRPr="003E0FE4">
        <w:rPr>
          <w:rFonts w:cs="Times New Roman"/>
        </w:rPr>
        <w:t xml:space="preserve">. </w:t>
      </w:r>
      <w:r w:rsidR="003E3A5C" w:rsidRPr="003E0FE4">
        <w:rPr>
          <w:rFonts w:cs="Times New Roman"/>
        </w:rPr>
        <w:t>In 2010, the state had the largest black and Hispanic 4-year undergraduate populations</w:t>
      </w:r>
      <w:r w:rsidR="00536427" w:rsidRPr="003E0FE4">
        <w:rPr>
          <w:rFonts w:cs="Times New Roman"/>
        </w:rPr>
        <w:t xml:space="preserve"> in the nation</w:t>
      </w:r>
      <w:r w:rsidR="00C80413" w:rsidRPr="003E0FE4">
        <w:rPr>
          <w:rFonts w:cs="Times New Roman"/>
        </w:rPr>
        <w:t xml:space="preserve"> </w:t>
      </w:r>
      <w:sdt>
        <w:sdtPr>
          <w:rPr>
            <w:rFonts w:cs="Times New Roman"/>
          </w:rPr>
          <w:id w:val="508184546"/>
          <w:citation/>
        </w:sdtPr>
        <w:sdtContent>
          <w:r w:rsidR="00C80413" w:rsidRPr="003E0FE4">
            <w:rPr>
              <w:rFonts w:cs="Times New Roman"/>
            </w:rPr>
            <w:fldChar w:fldCharType="begin"/>
          </w:r>
          <w:r w:rsidR="00C80413" w:rsidRPr="003E0FE4">
            <w:rPr>
              <w:rFonts w:cs="Times New Roman"/>
            </w:rPr>
            <w:instrText xml:space="preserve"> CITATION Flo15 \l 1033 </w:instrText>
          </w:r>
          <w:r w:rsidR="00C80413" w:rsidRPr="003E0FE4">
            <w:rPr>
              <w:rFonts w:cs="Times New Roman"/>
            </w:rPr>
            <w:fldChar w:fldCharType="separate"/>
          </w:r>
          <w:r w:rsidR="00ED343A" w:rsidRPr="00ED343A">
            <w:rPr>
              <w:rFonts w:cs="Times New Roman"/>
              <w:noProof/>
            </w:rPr>
            <w:t>(Flores &amp; Horn, 2015)</w:t>
          </w:r>
          <w:r w:rsidR="00C80413" w:rsidRPr="003E0FE4">
            <w:rPr>
              <w:rFonts w:cs="Times New Roman"/>
            </w:rPr>
            <w:fldChar w:fldCharType="end"/>
          </w:r>
        </w:sdtContent>
      </w:sdt>
      <w:r w:rsidR="003E3A5C" w:rsidRPr="003E0FE4">
        <w:rPr>
          <w:rFonts w:cs="Times New Roman"/>
        </w:rPr>
        <w:t xml:space="preserve">. </w:t>
      </w:r>
      <w:r w:rsidR="00581E58">
        <w:rPr>
          <w:rFonts w:cs="Times New Roman"/>
        </w:rPr>
        <w:t>Since</w:t>
      </w:r>
      <w:r w:rsidR="00B44745" w:rsidRPr="003E0FE4">
        <w:rPr>
          <w:rFonts w:cs="Times New Roman"/>
        </w:rPr>
        <w:t xml:space="preserve"> admission to </w:t>
      </w:r>
      <w:r w:rsidR="00BA0F2A" w:rsidRPr="003E0FE4">
        <w:rPr>
          <w:rFonts w:cs="Times New Roman"/>
        </w:rPr>
        <w:t xml:space="preserve">selective </w:t>
      </w:r>
      <w:r w:rsidR="00B44745" w:rsidRPr="003E0FE4">
        <w:rPr>
          <w:rFonts w:cs="Times New Roman"/>
        </w:rPr>
        <w:t xml:space="preserve">post-secondary institutions is a scarce resource, the demographics of Texas contribute to </w:t>
      </w:r>
      <w:r w:rsidR="00581E58">
        <w:rPr>
          <w:rFonts w:cs="Times New Roman"/>
        </w:rPr>
        <w:t>the</w:t>
      </w:r>
      <w:r w:rsidR="00581E58" w:rsidRPr="003E0FE4">
        <w:rPr>
          <w:rFonts w:cs="Times New Roman"/>
        </w:rPr>
        <w:t xml:space="preserve"> </w:t>
      </w:r>
      <w:r w:rsidR="00B44745" w:rsidRPr="003E0FE4">
        <w:rPr>
          <w:rFonts w:cs="Times New Roman"/>
        </w:rPr>
        <w:t>complex puzzle of competition and equality.</w:t>
      </w:r>
      <w:r w:rsidR="00581E58">
        <w:rPr>
          <w:rFonts w:cs="Times New Roman"/>
        </w:rPr>
        <w:t xml:space="preserve"> </w:t>
      </w:r>
    </w:p>
    <w:p w14:paraId="488B0D4A" w14:textId="77777777" w:rsidR="00130E02" w:rsidRPr="003E0FE4" w:rsidRDefault="00130E02" w:rsidP="00C80413">
      <w:pPr>
        <w:widowControl w:val="0"/>
        <w:autoSpaceDE w:val="0"/>
        <w:autoSpaceDN w:val="0"/>
        <w:adjustRightInd w:val="0"/>
        <w:spacing w:line="480" w:lineRule="auto"/>
        <w:rPr>
          <w:rFonts w:cs="Times New Roman"/>
        </w:rPr>
      </w:pPr>
    </w:p>
    <w:p w14:paraId="16D7D83C" w14:textId="2E659A89" w:rsidR="00426FE2" w:rsidRPr="003E0FE4" w:rsidRDefault="00E23517" w:rsidP="00C80413">
      <w:pPr>
        <w:widowControl w:val="0"/>
        <w:autoSpaceDE w:val="0"/>
        <w:autoSpaceDN w:val="0"/>
        <w:adjustRightInd w:val="0"/>
        <w:spacing w:line="480" w:lineRule="auto"/>
        <w:rPr>
          <w:rFonts w:cs="Times New Roman"/>
          <w:b/>
        </w:rPr>
      </w:pPr>
      <w:r w:rsidRPr="003E0FE4">
        <w:rPr>
          <w:rFonts w:cs="Times New Roman"/>
          <w:b/>
        </w:rPr>
        <w:t xml:space="preserve">Why TTPP </w:t>
      </w:r>
      <w:r w:rsidR="00F15342">
        <w:rPr>
          <w:rFonts w:cs="Times New Roman"/>
          <w:b/>
        </w:rPr>
        <w:t xml:space="preserve">Could Work </w:t>
      </w:r>
      <w:r w:rsidRPr="003E0FE4">
        <w:rPr>
          <w:rFonts w:cs="Times New Roman"/>
          <w:b/>
        </w:rPr>
        <w:t>in Texas</w:t>
      </w:r>
    </w:p>
    <w:p w14:paraId="7A5B549A" w14:textId="2455CA35" w:rsidR="00710D5E" w:rsidRPr="00EF1402" w:rsidRDefault="00426FE2" w:rsidP="0049299B">
      <w:pPr>
        <w:spacing w:line="480" w:lineRule="auto"/>
        <w:rPr>
          <w:rFonts w:eastAsia="Times New Roman" w:cs="Times New Roman"/>
          <w:color w:val="FF0000"/>
          <w:sz w:val="20"/>
          <w:szCs w:val="20"/>
        </w:rPr>
      </w:pPr>
      <w:r w:rsidRPr="003E0FE4">
        <w:rPr>
          <w:rFonts w:cs="Times New Roman"/>
        </w:rPr>
        <w:t xml:space="preserve">Why would accepting the top 10% of students from high schools statewide increase the amount of diversity on campuses? </w:t>
      </w:r>
      <w:r w:rsidR="00B9782B" w:rsidRPr="003E0FE4">
        <w:rPr>
          <w:rFonts w:cs="Times New Roman"/>
        </w:rPr>
        <w:t>How could this measure ensure black and Hispanic acceptance without considering race in admissions?</w:t>
      </w:r>
      <w:r w:rsidR="001F3497" w:rsidRPr="003E0FE4">
        <w:rPr>
          <w:rFonts w:cs="Times New Roman"/>
        </w:rPr>
        <w:t xml:space="preserve"> In a perfect world, students would be randomly distributed across Texas high schools with each race’s representation proportional with statewide distribution, and with equal probability of placing in the top decile. In this case, the TTPP would be </w:t>
      </w:r>
      <w:r w:rsidR="009D637D">
        <w:rPr>
          <w:rFonts w:cs="Times New Roman"/>
        </w:rPr>
        <w:t>successful in admitting a representative sample of the Texas student population</w:t>
      </w:r>
      <w:r w:rsidR="001F3497" w:rsidRPr="003E0FE4">
        <w:rPr>
          <w:rFonts w:cs="Times New Roman"/>
        </w:rPr>
        <w:t xml:space="preserve">. </w:t>
      </w:r>
      <w:r w:rsidR="00892B68">
        <w:rPr>
          <w:rFonts w:cs="Times New Roman"/>
        </w:rPr>
        <w:t>In reality</w:t>
      </w:r>
      <w:r w:rsidR="001F3497" w:rsidRPr="00892B68">
        <w:rPr>
          <w:rFonts w:cs="Times New Roman"/>
        </w:rPr>
        <w:t>, t</w:t>
      </w:r>
      <w:r w:rsidR="00CC07F2" w:rsidRPr="00892B68">
        <w:rPr>
          <w:rFonts w:cs="Times New Roman"/>
        </w:rPr>
        <w:t xml:space="preserve">he success of </w:t>
      </w:r>
      <w:r w:rsidR="00892B68" w:rsidRPr="00892B68">
        <w:rPr>
          <w:rFonts w:cs="Times New Roman"/>
        </w:rPr>
        <w:t xml:space="preserve">TTPP </w:t>
      </w:r>
      <w:r w:rsidR="00892B68">
        <w:rPr>
          <w:rFonts w:cs="Times New Roman"/>
        </w:rPr>
        <w:t>hinges</w:t>
      </w:r>
      <w:r w:rsidR="00CC07F2" w:rsidRPr="00892B68">
        <w:rPr>
          <w:rFonts w:cs="Times New Roman"/>
        </w:rPr>
        <w:t xml:space="preserve"> on</w:t>
      </w:r>
      <w:r w:rsidR="00892B68">
        <w:rPr>
          <w:rFonts w:cs="Times New Roman"/>
        </w:rPr>
        <w:t xml:space="preserve"> the</w:t>
      </w:r>
      <w:r w:rsidR="00CC07F2" w:rsidRPr="00892B68">
        <w:rPr>
          <w:rFonts w:cs="Times New Roman"/>
        </w:rPr>
        <w:t xml:space="preserve"> </w:t>
      </w:r>
      <w:r w:rsidR="00CC07F2" w:rsidRPr="00EF1402">
        <w:rPr>
          <w:rFonts w:cs="Times New Roman"/>
        </w:rPr>
        <w:t xml:space="preserve">segregation </w:t>
      </w:r>
      <w:r w:rsidR="00892B68">
        <w:rPr>
          <w:rFonts w:cs="Times New Roman"/>
        </w:rPr>
        <w:t>of</w:t>
      </w:r>
      <w:r w:rsidR="00CC07F2" w:rsidRPr="00EF1402">
        <w:rPr>
          <w:rFonts w:cs="Times New Roman"/>
        </w:rPr>
        <w:t xml:space="preserve"> Texas high schools</w:t>
      </w:r>
      <w:r w:rsidR="009D133C" w:rsidRPr="00EF1402">
        <w:rPr>
          <w:rFonts w:cs="Times New Roman"/>
        </w:rPr>
        <w:t>.</w:t>
      </w:r>
      <w:r w:rsidR="00444942" w:rsidRPr="00EF1402">
        <w:rPr>
          <w:rFonts w:cs="Times New Roman"/>
        </w:rPr>
        <w:t xml:space="preserve"> </w:t>
      </w:r>
      <w:r w:rsidR="009D133C" w:rsidRPr="00EF1402">
        <w:rPr>
          <w:rFonts w:cs="Times New Roman"/>
        </w:rPr>
        <w:t xml:space="preserve"> </w:t>
      </w:r>
    </w:p>
    <w:p w14:paraId="36766119" w14:textId="77777777" w:rsidR="003D2A6E" w:rsidRPr="00EF1402" w:rsidRDefault="003D2A6E" w:rsidP="003D2A6E">
      <w:pPr>
        <w:rPr>
          <w:rFonts w:eastAsia="Times New Roman" w:cs="Times New Roman"/>
          <w:sz w:val="20"/>
          <w:szCs w:val="20"/>
        </w:rPr>
      </w:pPr>
    </w:p>
    <w:p w14:paraId="6397FC06" w14:textId="4251446E" w:rsidR="00E910E2" w:rsidRDefault="0049299B" w:rsidP="00C80413">
      <w:pPr>
        <w:widowControl w:val="0"/>
        <w:autoSpaceDE w:val="0"/>
        <w:autoSpaceDN w:val="0"/>
        <w:adjustRightInd w:val="0"/>
        <w:spacing w:line="480" w:lineRule="auto"/>
        <w:rPr>
          <w:ins w:id="9" w:author="Erica Kilbride" w:date="2015-12-10T23:11:00Z"/>
          <w:rFonts w:cs="Times New Roman"/>
        </w:rPr>
      </w:pPr>
      <w:r w:rsidRPr="00EF1402">
        <w:rPr>
          <w:rFonts w:cs="Times New Roman"/>
        </w:rPr>
        <w:t xml:space="preserve">Entropy indexes indicate the overall degree to which blacks, whites, Hispanics, and Asians are separated from each other. </w:t>
      </w:r>
      <w:r w:rsidR="009D133C" w:rsidRPr="00EF1402">
        <w:rPr>
          <w:rFonts w:cs="Times New Roman"/>
        </w:rPr>
        <w:t>The state of Texas’s entropy index of .33 qualifies it as a state with high levels of</w:t>
      </w:r>
      <w:r w:rsidR="00BE2AD5" w:rsidRPr="00EF1402">
        <w:rPr>
          <w:rFonts w:cs="Times New Roman"/>
        </w:rPr>
        <w:t xml:space="preserve"> segregated</w:t>
      </w:r>
      <w:r w:rsidR="009D133C" w:rsidRPr="00EF1402">
        <w:rPr>
          <w:rFonts w:cs="Times New Roman"/>
        </w:rPr>
        <w:t xml:space="preserve"> secondary school education; the within-county component of the index score is .15 (45%) while the between-county component is .18 (55%)</w:t>
      </w:r>
      <w:r w:rsidR="00C80413" w:rsidRPr="00EF1402">
        <w:rPr>
          <w:rFonts w:cs="Times New Roman"/>
        </w:rPr>
        <w:t xml:space="preserve"> </w:t>
      </w:r>
      <w:sdt>
        <w:sdtPr>
          <w:rPr>
            <w:rFonts w:cs="Times New Roman"/>
          </w:rPr>
          <w:id w:val="2117099355"/>
          <w:citation/>
        </w:sdtPr>
        <w:sdtContent>
          <w:r w:rsidR="00C80413" w:rsidRPr="00EF1402">
            <w:rPr>
              <w:rFonts w:cs="Times New Roman"/>
            </w:rPr>
            <w:fldChar w:fldCharType="begin"/>
          </w:r>
          <w:r w:rsidR="00C80413" w:rsidRPr="00EF1402">
            <w:rPr>
              <w:rFonts w:cs="Times New Roman"/>
            </w:rPr>
            <w:instrText xml:space="preserve"> CITATION Tie061 \l 1033 </w:instrText>
          </w:r>
          <w:r w:rsidR="00C80413" w:rsidRPr="00EF1402">
            <w:rPr>
              <w:rFonts w:cs="Times New Roman"/>
            </w:rPr>
            <w:fldChar w:fldCharType="separate"/>
          </w:r>
          <w:r w:rsidR="00ED343A" w:rsidRPr="00ED343A">
            <w:rPr>
              <w:rFonts w:cs="Times New Roman"/>
              <w:noProof/>
            </w:rPr>
            <w:t>(Tienda &amp; Niu, Capitalizing on Segregation, Pretending Neutrality: College Admissions and the Texas Top 10% Law, 2006)</w:t>
          </w:r>
          <w:r w:rsidR="00C80413" w:rsidRPr="00EF1402">
            <w:rPr>
              <w:rFonts w:cs="Times New Roman"/>
            </w:rPr>
            <w:fldChar w:fldCharType="end"/>
          </w:r>
        </w:sdtContent>
      </w:sdt>
      <w:r w:rsidR="009D133C" w:rsidRPr="00EF1402">
        <w:rPr>
          <w:rFonts w:cs="Times New Roman"/>
        </w:rPr>
        <w:t xml:space="preserve">. </w:t>
      </w:r>
      <w:r w:rsidR="00DE6A7C" w:rsidRPr="00EF1402">
        <w:rPr>
          <w:rFonts w:cs="Times New Roman"/>
        </w:rPr>
        <w:t xml:space="preserve">Only one in four high school seniors of Texas attend integrated schools; over 40% attend schools with extreme segregation.  </w:t>
      </w:r>
      <w:r w:rsidR="008D10A2" w:rsidRPr="00EF1402">
        <w:rPr>
          <w:rFonts w:cs="Times New Roman"/>
        </w:rPr>
        <w:t xml:space="preserve">It is </w:t>
      </w:r>
      <w:r w:rsidR="00153D9A" w:rsidRPr="00EF1402">
        <w:rPr>
          <w:rFonts w:cs="Times New Roman"/>
        </w:rPr>
        <w:t>interesting</w:t>
      </w:r>
      <w:r w:rsidR="008D10A2" w:rsidRPr="00EF1402">
        <w:rPr>
          <w:rFonts w:cs="Times New Roman"/>
        </w:rPr>
        <w:t xml:space="preserve"> to note that this segregation does not merely follow the narrative of “white flight” </w:t>
      </w:r>
      <w:r w:rsidR="009D637D">
        <w:rPr>
          <w:rFonts w:cs="Times New Roman"/>
        </w:rPr>
        <w:t>(</w:t>
      </w:r>
      <w:r w:rsidR="008D10A2" w:rsidRPr="00EF1402">
        <w:rPr>
          <w:rFonts w:cs="Times New Roman"/>
        </w:rPr>
        <w:t xml:space="preserve">white suburban schools and minority urban </w:t>
      </w:r>
      <w:r w:rsidR="008D10A2" w:rsidRPr="005F442F">
        <w:rPr>
          <w:rFonts w:cs="Times New Roman"/>
        </w:rPr>
        <w:t>school</w:t>
      </w:r>
      <w:r w:rsidR="009D637D">
        <w:rPr>
          <w:rFonts w:cs="Times New Roman"/>
        </w:rPr>
        <w:t>s)</w:t>
      </w:r>
      <w:r w:rsidR="00581E58" w:rsidRPr="005F442F">
        <w:rPr>
          <w:rFonts w:cs="Times New Roman"/>
        </w:rPr>
        <w:t xml:space="preserve"> since</w:t>
      </w:r>
      <w:r w:rsidR="0086513F" w:rsidRPr="005F442F">
        <w:rPr>
          <w:rFonts w:cs="Times New Roman"/>
        </w:rPr>
        <w:t xml:space="preserve"> </w:t>
      </w:r>
      <w:r w:rsidR="008D10A2" w:rsidRPr="005F442F">
        <w:rPr>
          <w:rFonts w:cs="Times New Roman"/>
        </w:rPr>
        <w:t xml:space="preserve">47% of suburban Texas schools are majority black and Hispanic. </w:t>
      </w:r>
    </w:p>
    <w:p w14:paraId="7FB2AF07" w14:textId="77777777" w:rsidR="00436A79" w:rsidRPr="005F442F" w:rsidRDefault="00436A79" w:rsidP="00C80413">
      <w:pPr>
        <w:widowControl w:val="0"/>
        <w:autoSpaceDE w:val="0"/>
        <w:autoSpaceDN w:val="0"/>
        <w:adjustRightInd w:val="0"/>
        <w:spacing w:line="480" w:lineRule="auto"/>
        <w:rPr>
          <w:rFonts w:cs="Times New Roman"/>
        </w:rPr>
      </w:pPr>
    </w:p>
    <w:p w14:paraId="60C1C4E0" w14:textId="1D0C284B" w:rsidR="0006480E" w:rsidRPr="005F442F" w:rsidRDefault="0006480E" w:rsidP="005F442F">
      <w:pPr>
        <w:spacing w:line="480" w:lineRule="auto"/>
        <w:rPr>
          <w:rFonts w:eastAsia="Times New Roman" w:cs="Times New Roman"/>
        </w:rPr>
      </w:pPr>
      <w:r w:rsidRPr="005F442F">
        <w:rPr>
          <w:rFonts w:cs="Times New Roman"/>
        </w:rPr>
        <w:t xml:space="preserve">The table below shows </w:t>
      </w:r>
      <w:r w:rsidR="005F442F" w:rsidRPr="005F442F">
        <w:rPr>
          <w:rFonts w:cs="Times New Roman"/>
        </w:rPr>
        <w:t>the distribution of Texas public high school seniors in 2002. Panel A shows the total distribution by race across high school types while panel B shows the distribution of the top decile by race across high school types. As the authors of the study explain</w:t>
      </w:r>
      <w:r w:rsidR="005F442F" w:rsidRPr="005F442F">
        <w:rPr>
          <w:rFonts w:eastAsia="Times New Roman" w:cs="Lucida Grande"/>
          <w:color w:val="000000"/>
          <w:shd w:val="clear" w:color="auto" w:fill="FFFFFF"/>
        </w:rPr>
        <w:t>, t</w:t>
      </w:r>
      <w:r w:rsidRPr="005F442F">
        <w:rPr>
          <w:rFonts w:eastAsia="Times New Roman" w:cs="Lucida Grande"/>
          <w:color w:val="000000"/>
          <w:shd w:val="clear" w:color="auto" w:fill="FFFFFF"/>
        </w:rPr>
        <w:t xml:space="preserve">he difference between </w:t>
      </w:r>
      <w:r w:rsidR="005F442F" w:rsidRPr="005F442F">
        <w:rPr>
          <w:rFonts w:eastAsia="Times New Roman" w:cs="Lucida Grande"/>
          <w:color w:val="000000"/>
          <w:shd w:val="clear" w:color="auto" w:fill="FFFFFF"/>
        </w:rPr>
        <w:t>these panels</w:t>
      </w:r>
      <w:r w:rsidRPr="005F442F">
        <w:rPr>
          <w:rFonts w:eastAsia="Times New Roman" w:cs="Lucida Grande"/>
          <w:color w:val="000000"/>
          <w:shd w:val="clear" w:color="auto" w:fill="FFFFFF"/>
        </w:rPr>
        <w:t>, reported in panel C, shows the extent to which segregation either increases or decreases a group’s chances of graduating in the top decile of their class relative to the assumption of uniform probabilities based on their population shares.</w:t>
      </w:r>
      <w:ins w:id="10" w:author="Simon Jarcho" w:date="2015-12-10T21:06:00Z">
        <w:r w:rsidR="009D637D">
          <w:rPr>
            <w:rFonts w:eastAsia="Times New Roman" w:cs="Lucida Grande"/>
            <w:color w:val="000000"/>
            <w:shd w:val="clear" w:color="auto" w:fill="FFFFFF"/>
          </w:rPr>
          <w:t xml:space="preserve"> </w:t>
        </w:r>
      </w:ins>
    </w:p>
    <w:p w14:paraId="46051C35" w14:textId="34113FC4" w:rsidR="0006480E" w:rsidRPr="003E0FE4" w:rsidRDefault="0006480E" w:rsidP="00C80413">
      <w:pPr>
        <w:widowControl w:val="0"/>
        <w:autoSpaceDE w:val="0"/>
        <w:autoSpaceDN w:val="0"/>
        <w:adjustRightInd w:val="0"/>
        <w:spacing w:line="480" w:lineRule="auto"/>
        <w:rPr>
          <w:rFonts w:cs="Times New Roman"/>
        </w:rPr>
      </w:pPr>
      <w:r w:rsidRPr="00115E44">
        <w:rPr>
          <w:rFonts w:cs="Times New Roman"/>
          <w:noProof/>
        </w:rPr>
        <w:drawing>
          <wp:inline distT="0" distB="0" distL="0" distR="0" wp14:anchorId="14C822B7" wp14:editId="77C68084">
            <wp:extent cx="5486400" cy="4359910"/>
            <wp:effectExtent l="0" t="0" r="0" b="8890"/>
            <wp:docPr id="19" name="Picture 4" descr="Screen Shot 2015-12-07 at 3.4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5-12-07 at 3.49.59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4359910"/>
                    </a:xfrm>
                    <a:prstGeom prst="rect">
                      <a:avLst/>
                    </a:prstGeom>
                  </pic:spPr>
                </pic:pic>
              </a:graphicData>
            </a:graphic>
          </wp:inline>
        </w:drawing>
      </w:r>
    </w:p>
    <w:p w14:paraId="6803A9EC" w14:textId="77777777" w:rsidR="00E910E2" w:rsidRPr="003E0FE4" w:rsidRDefault="00E910E2" w:rsidP="00C80413">
      <w:pPr>
        <w:widowControl w:val="0"/>
        <w:autoSpaceDE w:val="0"/>
        <w:autoSpaceDN w:val="0"/>
        <w:adjustRightInd w:val="0"/>
        <w:spacing w:line="480" w:lineRule="auto"/>
        <w:rPr>
          <w:rFonts w:cs="Times New Roman"/>
        </w:rPr>
      </w:pPr>
    </w:p>
    <w:p w14:paraId="1743DAF2" w14:textId="1EA9E4B3" w:rsidR="00130E02" w:rsidRPr="00CF3D08" w:rsidRDefault="008D10A2" w:rsidP="00C80413">
      <w:pPr>
        <w:widowControl w:val="0"/>
        <w:autoSpaceDE w:val="0"/>
        <w:autoSpaceDN w:val="0"/>
        <w:adjustRightInd w:val="0"/>
        <w:spacing w:line="480" w:lineRule="auto"/>
        <w:rPr>
          <w:rFonts w:cs="Times New Roman"/>
        </w:rPr>
      </w:pPr>
      <w:r w:rsidRPr="003E0FE4">
        <w:rPr>
          <w:rFonts w:cs="Times New Roman"/>
        </w:rPr>
        <w:t xml:space="preserve">Along with racial segregation, Texas high schools are divided by </w:t>
      </w:r>
      <w:r w:rsidR="00153D9A" w:rsidRPr="003E0FE4">
        <w:rPr>
          <w:rFonts w:cs="Times New Roman"/>
        </w:rPr>
        <w:t>socioeconomic factors</w:t>
      </w:r>
      <w:r w:rsidRPr="003E0FE4">
        <w:rPr>
          <w:rFonts w:cs="Times New Roman"/>
        </w:rPr>
        <w:t xml:space="preserve">. </w:t>
      </w:r>
      <w:r w:rsidR="00E910E2" w:rsidRPr="003E0FE4">
        <w:rPr>
          <w:rFonts w:cs="Times New Roman"/>
        </w:rPr>
        <w:t xml:space="preserve"> Academic studies investigating the effects of TTPP identified five economic strata in Texas high schools. These strata were </w:t>
      </w:r>
      <w:r w:rsidR="00F36E4C" w:rsidRPr="003E0FE4">
        <w:rPr>
          <w:rFonts w:cs="Times New Roman"/>
        </w:rPr>
        <w:t>identified by the percentage of</w:t>
      </w:r>
      <w:r w:rsidR="00E910E2" w:rsidRPr="003E0FE4">
        <w:rPr>
          <w:rFonts w:cs="Times New Roman"/>
        </w:rPr>
        <w:t xml:space="preserve"> students ever classified as economically disadvantage</w:t>
      </w:r>
      <w:r w:rsidR="009D637D">
        <w:rPr>
          <w:rFonts w:cs="Times New Roman"/>
        </w:rPr>
        <w:t>d</w:t>
      </w:r>
      <w:r w:rsidR="00E910E2" w:rsidRPr="003E0FE4">
        <w:rPr>
          <w:rFonts w:cs="Times New Roman"/>
        </w:rPr>
        <w:t xml:space="preserve"> and include</w:t>
      </w:r>
      <w:r w:rsidR="00581E58">
        <w:rPr>
          <w:rFonts w:cs="Times New Roman"/>
        </w:rPr>
        <w:t>d</w:t>
      </w:r>
      <w:r w:rsidR="00E910E2" w:rsidRPr="00CF3D08">
        <w:rPr>
          <w:rFonts w:cs="Times New Roman"/>
        </w:rPr>
        <w:t xml:space="preserve"> the following categories: affluent (low shares of disadvantaged students), feeder (affluent schools with strong history of sending students to flagship schools), poor (high shares of disadvantaged students), Longhorn/Century (poor schools with low college-going </w:t>
      </w:r>
      <w:r w:rsidR="00CC3264" w:rsidRPr="00CF3D08">
        <w:rPr>
          <w:rFonts w:cs="Times New Roman"/>
        </w:rPr>
        <w:t>history,</w:t>
      </w:r>
      <w:r w:rsidR="00E910E2" w:rsidRPr="00CF3D08">
        <w:rPr>
          <w:rFonts w:cs="Times New Roman"/>
        </w:rPr>
        <w:t xml:space="preserve"> these schools are targeted by flagships f</w:t>
      </w:r>
      <w:r w:rsidR="00CC3264" w:rsidRPr="00CF3D08">
        <w:rPr>
          <w:rFonts w:cs="Times New Roman"/>
        </w:rPr>
        <w:t xml:space="preserve">or outreach and scholarships), </w:t>
      </w:r>
      <w:r w:rsidR="00E910E2" w:rsidRPr="00CF3D08">
        <w:rPr>
          <w:rFonts w:cs="Times New Roman"/>
        </w:rPr>
        <w:t>and typical (</w:t>
      </w:r>
      <w:r w:rsidR="00F36E4C" w:rsidRPr="00CF3D08">
        <w:rPr>
          <w:rFonts w:cs="Times New Roman"/>
        </w:rPr>
        <w:t xml:space="preserve">average shares of disadvantage students) </w:t>
      </w:r>
      <w:sdt>
        <w:sdtPr>
          <w:rPr>
            <w:rFonts w:cs="Times New Roman"/>
          </w:rPr>
          <w:id w:val="732888751"/>
          <w:citation/>
        </w:sdtPr>
        <w:sdtContent>
          <w:r w:rsidR="00F36E4C" w:rsidRPr="00CF3D08">
            <w:rPr>
              <w:rFonts w:cs="Times New Roman"/>
            </w:rPr>
            <w:fldChar w:fldCharType="begin"/>
          </w:r>
          <w:r w:rsidR="00F36E4C" w:rsidRPr="00CF3D08">
            <w:rPr>
              <w:rFonts w:cs="Times New Roman"/>
            </w:rPr>
            <w:instrText xml:space="preserve"> CITATION Niu10 \l 1033 </w:instrText>
          </w:r>
          <w:r w:rsidR="00F36E4C" w:rsidRPr="00CF3D08">
            <w:rPr>
              <w:rFonts w:cs="Times New Roman"/>
            </w:rPr>
            <w:fldChar w:fldCharType="separate"/>
          </w:r>
          <w:r w:rsidR="00ED343A" w:rsidRPr="00ED343A">
            <w:rPr>
              <w:rFonts w:cs="Times New Roman"/>
              <w:noProof/>
            </w:rPr>
            <w:t>(Niu &amp; Tienda, 2010)</w:t>
          </w:r>
          <w:r w:rsidR="00F36E4C" w:rsidRPr="00CF3D08">
            <w:rPr>
              <w:rFonts w:cs="Times New Roman"/>
            </w:rPr>
            <w:fldChar w:fldCharType="end"/>
          </w:r>
        </w:sdtContent>
      </w:sdt>
      <w:r w:rsidR="00F36E4C" w:rsidRPr="00CF3D08">
        <w:rPr>
          <w:rFonts w:cs="Times New Roman"/>
        </w:rPr>
        <w:t xml:space="preserve">. Across these strata, there </w:t>
      </w:r>
      <w:r w:rsidR="00581E58">
        <w:rPr>
          <w:rFonts w:cs="Times New Roman"/>
        </w:rPr>
        <w:t>was</w:t>
      </w:r>
      <w:r w:rsidR="00581E58" w:rsidRPr="00CF3D08">
        <w:rPr>
          <w:rFonts w:cs="Times New Roman"/>
        </w:rPr>
        <w:t xml:space="preserve"> </w:t>
      </w:r>
      <w:r w:rsidR="00F36E4C" w:rsidRPr="00CF3D08">
        <w:rPr>
          <w:rFonts w:cs="Times New Roman"/>
        </w:rPr>
        <w:t>some overlap i</w:t>
      </w:r>
      <w:r w:rsidR="001739DF">
        <w:rPr>
          <w:rFonts w:cs="Times New Roman"/>
        </w:rPr>
        <w:t>n</w:t>
      </w:r>
      <w:r w:rsidR="00F36E4C" w:rsidRPr="00CF3D08">
        <w:rPr>
          <w:rFonts w:cs="Times New Roman"/>
        </w:rPr>
        <w:t xml:space="preserve"> racial segregation, though it </w:t>
      </w:r>
      <w:r w:rsidR="00581E58">
        <w:rPr>
          <w:rFonts w:cs="Times New Roman"/>
        </w:rPr>
        <w:t>was</w:t>
      </w:r>
      <w:r w:rsidR="00F36E4C" w:rsidRPr="00CF3D08">
        <w:rPr>
          <w:rFonts w:cs="Times New Roman"/>
        </w:rPr>
        <w:t xml:space="preserve"> found in the extremes. Typical high schools include</w:t>
      </w:r>
      <w:r w:rsidR="00581E58">
        <w:rPr>
          <w:rFonts w:cs="Times New Roman"/>
        </w:rPr>
        <w:t>d</w:t>
      </w:r>
      <w:r w:rsidR="00F36E4C" w:rsidRPr="00CF3D08">
        <w:rPr>
          <w:rFonts w:cs="Times New Roman"/>
        </w:rPr>
        <w:t xml:space="preserve"> predominantly white, integrated, and predominantly minority schools. Predominantly minority schools were represented in typical, poor, and Longhorn/Century schools, but none of the affluent or feeder schools were predominantly minority. White students were over represented in affluent and feeder schools (69-74% of the </w:t>
      </w:r>
      <w:r w:rsidR="00C3498B" w:rsidRPr="00CF3D08">
        <w:rPr>
          <w:rFonts w:cs="Times New Roman"/>
        </w:rPr>
        <w:t xml:space="preserve">student </w:t>
      </w:r>
      <w:r w:rsidR="00F36E4C" w:rsidRPr="00CF3D08">
        <w:rPr>
          <w:rFonts w:cs="Times New Roman"/>
        </w:rPr>
        <w:t>population</w:t>
      </w:r>
      <w:r w:rsidR="00C3498B" w:rsidRPr="00CF3D08">
        <w:rPr>
          <w:rFonts w:cs="Times New Roman"/>
        </w:rPr>
        <w:t>s</w:t>
      </w:r>
      <w:r w:rsidR="00F36E4C" w:rsidRPr="00CF3D08">
        <w:rPr>
          <w:rFonts w:cs="Times New Roman"/>
        </w:rPr>
        <w:t xml:space="preserve">) but had low </w:t>
      </w:r>
      <w:r w:rsidR="00C3498B" w:rsidRPr="00CF3D08">
        <w:rPr>
          <w:rFonts w:cs="Times New Roman"/>
        </w:rPr>
        <w:t>representation</w:t>
      </w:r>
      <w:r w:rsidR="00F36E4C" w:rsidRPr="00CF3D08">
        <w:rPr>
          <w:rFonts w:cs="Times New Roman"/>
        </w:rPr>
        <w:t xml:space="preserve"> at schools </w:t>
      </w:r>
      <w:r w:rsidR="000510F0">
        <w:rPr>
          <w:rFonts w:cs="Times New Roman"/>
        </w:rPr>
        <w:t xml:space="preserve">with </w:t>
      </w:r>
      <w:r w:rsidR="00C3498B" w:rsidRPr="00CF3D08">
        <w:rPr>
          <w:rFonts w:cs="Times New Roman"/>
        </w:rPr>
        <w:t>large shares of disadvantaged students (20-25% of student populations)</w:t>
      </w:r>
      <w:r w:rsidR="00CC3264" w:rsidRPr="00CF3D08">
        <w:rPr>
          <w:rFonts w:cs="Times New Roman"/>
        </w:rPr>
        <w:t xml:space="preserve"> </w:t>
      </w:r>
      <w:sdt>
        <w:sdtPr>
          <w:rPr>
            <w:rFonts w:cs="Times New Roman"/>
          </w:rPr>
          <w:id w:val="-635564998"/>
          <w:citation/>
        </w:sdtPr>
        <w:sdtContent>
          <w:r w:rsidR="00CC3264" w:rsidRPr="00CF3D08">
            <w:rPr>
              <w:rFonts w:cs="Times New Roman"/>
            </w:rPr>
            <w:fldChar w:fldCharType="begin"/>
          </w:r>
          <w:r w:rsidR="00CC3264" w:rsidRPr="00CF3D08">
            <w:rPr>
              <w:rFonts w:cs="Times New Roman"/>
            </w:rPr>
            <w:instrText xml:space="preserve"> CITATION Niu10 \l 1033 </w:instrText>
          </w:r>
          <w:r w:rsidR="00CC3264" w:rsidRPr="00CF3D08">
            <w:rPr>
              <w:rFonts w:cs="Times New Roman"/>
            </w:rPr>
            <w:fldChar w:fldCharType="separate"/>
          </w:r>
          <w:r w:rsidR="00ED343A" w:rsidRPr="00ED343A">
            <w:rPr>
              <w:rFonts w:cs="Times New Roman"/>
              <w:noProof/>
            </w:rPr>
            <w:t>(Niu &amp; Tienda, 2010)</w:t>
          </w:r>
          <w:r w:rsidR="00CC3264" w:rsidRPr="00CF3D08">
            <w:rPr>
              <w:rFonts w:cs="Times New Roman"/>
            </w:rPr>
            <w:fldChar w:fldCharType="end"/>
          </w:r>
        </w:sdtContent>
      </w:sdt>
      <w:r w:rsidR="00CC3264" w:rsidRPr="00CF3D08">
        <w:rPr>
          <w:rFonts w:cs="Times New Roman"/>
        </w:rPr>
        <w:t>.</w:t>
      </w:r>
    </w:p>
    <w:p w14:paraId="05CB2872" w14:textId="77777777" w:rsidR="00FF45BE" w:rsidRPr="00CF3D08" w:rsidRDefault="00FF45BE" w:rsidP="0057428A">
      <w:pPr>
        <w:widowControl w:val="0"/>
        <w:autoSpaceDE w:val="0"/>
        <w:autoSpaceDN w:val="0"/>
        <w:adjustRightInd w:val="0"/>
        <w:spacing w:line="480" w:lineRule="auto"/>
        <w:rPr>
          <w:rFonts w:cs="Times New Roman"/>
          <w:b/>
        </w:rPr>
      </w:pPr>
    </w:p>
    <w:p w14:paraId="412D66BD" w14:textId="57FFBC46" w:rsidR="00FF45BE" w:rsidRPr="00CF3D08" w:rsidRDefault="00FF45BE" w:rsidP="0057428A">
      <w:pPr>
        <w:widowControl w:val="0"/>
        <w:autoSpaceDE w:val="0"/>
        <w:autoSpaceDN w:val="0"/>
        <w:adjustRightInd w:val="0"/>
        <w:spacing w:line="480" w:lineRule="auto"/>
        <w:rPr>
          <w:rFonts w:cs="Times New Roman"/>
          <w:b/>
        </w:rPr>
      </w:pPr>
      <w:r w:rsidRPr="00CF3D08">
        <w:rPr>
          <w:rFonts w:cs="Times New Roman"/>
          <w:b/>
        </w:rPr>
        <w:t>Opposing Views</w:t>
      </w:r>
    </w:p>
    <w:p w14:paraId="5DDB5156" w14:textId="771A0A5D" w:rsidR="00FF45BE" w:rsidRPr="00C63891" w:rsidRDefault="00FF45BE" w:rsidP="0057428A">
      <w:pPr>
        <w:widowControl w:val="0"/>
        <w:autoSpaceDE w:val="0"/>
        <w:autoSpaceDN w:val="0"/>
        <w:adjustRightInd w:val="0"/>
        <w:spacing w:line="480" w:lineRule="auto"/>
        <w:rPr>
          <w:rFonts w:cs="Times New Roman"/>
        </w:rPr>
      </w:pPr>
      <w:r w:rsidRPr="00CF3D08">
        <w:rPr>
          <w:rFonts w:cs="Times New Roman"/>
        </w:rPr>
        <w:t xml:space="preserve">Like Affirmative Action, the TTPP is a highly controversial and divisive topic. Supporters of the plan </w:t>
      </w:r>
      <w:r w:rsidR="00DA2968" w:rsidRPr="00CF3D08">
        <w:rPr>
          <w:rFonts w:cs="Times New Roman"/>
        </w:rPr>
        <w:t xml:space="preserve">primarily cite the drawbacks of other admission factors. </w:t>
      </w:r>
      <w:r w:rsidR="001F6FAD" w:rsidRPr="00CF3D08">
        <w:rPr>
          <w:rFonts w:cs="Times New Roman"/>
        </w:rPr>
        <w:t>There are many arguments that st</w:t>
      </w:r>
      <w:r w:rsidR="00DA2968" w:rsidRPr="00CF3D08">
        <w:rPr>
          <w:rFonts w:cs="Times New Roman"/>
        </w:rPr>
        <w:t xml:space="preserve">andardized tests such as the SAT and ACT have a </w:t>
      </w:r>
      <w:r w:rsidR="001F6FAD" w:rsidRPr="00CF3D08">
        <w:rPr>
          <w:rFonts w:cs="Times New Roman"/>
        </w:rPr>
        <w:t xml:space="preserve">racial and socioeconomic bias. These tests also test aptitude on a particular day, without accounting for external factors. A student’s GPA, on the other hand, is earned over a semester’s work. High school GPA has also been found to be a better predictor than standardized test scores for freshman year undergraduate GPA and overall four-year outcome in the University of California System </w:t>
      </w:r>
      <w:sdt>
        <w:sdtPr>
          <w:rPr>
            <w:rFonts w:cs="Times New Roman"/>
          </w:rPr>
          <w:id w:val="-918562222"/>
          <w:citation/>
        </w:sdtPr>
        <w:sdtContent>
          <w:r w:rsidR="001F6FAD" w:rsidRPr="00C63891">
            <w:rPr>
              <w:rFonts w:cs="Times New Roman"/>
            </w:rPr>
            <w:fldChar w:fldCharType="begin"/>
          </w:r>
          <w:r w:rsidR="001F6FAD" w:rsidRPr="00C63891">
            <w:rPr>
              <w:rFonts w:cs="Times New Roman"/>
            </w:rPr>
            <w:instrText xml:space="preserve"> CITATION Gei07 \l 1033 </w:instrText>
          </w:r>
          <w:r w:rsidR="001F6FAD" w:rsidRPr="00C63891">
            <w:rPr>
              <w:rFonts w:cs="Times New Roman"/>
            </w:rPr>
            <w:fldChar w:fldCharType="separate"/>
          </w:r>
          <w:r w:rsidR="00ED343A" w:rsidRPr="00ED343A">
            <w:rPr>
              <w:rFonts w:cs="Times New Roman"/>
              <w:noProof/>
            </w:rPr>
            <w:t>(Geiser &amp; Santelices, 2007)</w:t>
          </w:r>
          <w:r w:rsidR="001F6FAD" w:rsidRPr="00C63891">
            <w:rPr>
              <w:rFonts w:cs="Times New Roman"/>
            </w:rPr>
            <w:fldChar w:fldCharType="end"/>
          </w:r>
        </w:sdtContent>
      </w:sdt>
      <w:r w:rsidR="001F6FAD" w:rsidRPr="00C63891">
        <w:rPr>
          <w:rFonts w:cs="Times New Roman"/>
        </w:rPr>
        <w:t xml:space="preserve">.  </w:t>
      </w:r>
    </w:p>
    <w:p w14:paraId="636096A6" w14:textId="77777777" w:rsidR="00E80CDD" w:rsidRPr="00C63891" w:rsidRDefault="00E80CDD" w:rsidP="0057428A">
      <w:pPr>
        <w:widowControl w:val="0"/>
        <w:autoSpaceDE w:val="0"/>
        <w:autoSpaceDN w:val="0"/>
        <w:adjustRightInd w:val="0"/>
        <w:spacing w:line="480" w:lineRule="auto"/>
        <w:rPr>
          <w:rFonts w:cs="Times New Roman"/>
        </w:rPr>
      </w:pPr>
    </w:p>
    <w:p w14:paraId="405A3D4C" w14:textId="44406521" w:rsidR="00F600CF" w:rsidRPr="00EF1402" w:rsidRDefault="00F600CF" w:rsidP="0057428A">
      <w:pPr>
        <w:widowControl w:val="0"/>
        <w:autoSpaceDE w:val="0"/>
        <w:autoSpaceDN w:val="0"/>
        <w:adjustRightInd w:val="0"/>
        <w:spacing w:line="480" w:lineRule="auto"/>
        <w:rPr>
          <w:rFonts w:cs="Times New Roman"/>
        </w:rPr>
      </w:pPr>
      <w:r w:rsidRPr="00C63891">
        <w:rPr>
          <w:rFonts w:cs="Times New Roman"/>
        </w:rPr>
        <w:t>Detractors of the plan cite multiple drawbacks</w:t>
      </w:r>
      <w:r w:rsidR="00581E58">
        <w:rPr>
          <w:rFonts w:cs="Times New Roman"/>
        </w:rPr>
        <w:t xml:space="preserve">, </w:t>
      </w:r>
      <w:r w:rsidRPr="00C63891">
        <w:rPr>
          <w:rFonts w:cs="Times New Roman"/>
        </w:rPr>
        <w:t xml:space="preserve">including concerns over autonomy (at both the high school and college level), segregation, and discrimination. </w:t>
      </w:r>
      <w:r w:rsidR="00320100" w:rsidRPr="00C63891">
        <w:rPr>
          <w:rFonts w:cs="Times New Roman"/>
        </w:rPr>
        <w:t xml:space="preserve">Under TTPP, high schools have a large amount of autonomy in determining class rank, including the </w:t>
      </w:r>
      <w:r w:rsidR="000510F0">
        <w:rPr>
          <w:rFonts w:cs="Times New Roman"/>
        </w:rPr>
        <w:t xml:space="preserve">GPA </w:t>
      </w:r>
      <w:r w:rsidR="00320100" w:rsidRPr="00C63891">
        <w:rPr>
          <w:rFonts w:cs="Times New Roman"/>
        </w:rPr>
        <w:t xml:space="preserve">weightings discussed above and the size of the top decile.  </w:t>
      </w:r>
      <w:r w:rsidRPr="00C63891">
        <w:rPr>
          <w:rFonts w:cs="Times New Roman"/>
        </w:rPr>
        <w:t xml:space="preserve">The University of Texas at Austin </w:t>
      </w:r>
      <w:r w:rsidR="00C63891" w:rsidRPr="00C63891">
        <w:rPr>
          <w:rFonts w:cs="Times New Roman"/>
        </w:rPr>
        <w:t>argu</w:t>
      </w:r>
      <w:r w:rsidR="00C63891">
        <w:rPr>
          <w:rFonts w:cs="Times New Roman"/>
        </w:rPr>
        <w:t>ed</w:t>
      </w:r>
      <w:r w:rsidRPr="00C63891">
        <w:rPr>
          <w:rFonts w:cs="Times New Roman"/>
        </w:rPr>
        <w:t xml:space="preserve"> that the law restricted its admissions autonomy and prevented it from admitting otherwise qualified students.</w:t>
      </w:r>
      <w:r w:rsidR="00BD09F1">
        <w:rPr>
          <w:rFonts w:cs="Times New Roman"/>
        </w:rPr>
        <w:t xml:space="preserve">  In</w:t>
      </w:r>
      <w:r w:rsidRPr="00EF1402">
        <w:rPr>
          <w:rFonts w:cs="Times New Roman"/>
        </w:rPr>
        <w:t xml:space="preserve"> 2008, 81% of its incoming freshmen were admitted under the rule. In 2009, an amendment was </w:t>
      </w:r>
      <w:r w:rsidR="00BD09F1">
        <w:rPr>
          <w:rFonts w:cs="Times New Roman"/>
        </w:rPr>
        <w:t>included</w:t>
      </w:r>
      <w:r w:rsidR="00BD09F1" w:rsidRPr="00EF1402">
        <w:rPr>
          <w:rFonts w:cs="Times New Roman"/>
        </w:rPr>
        <w:t xml:space="preserve"> </w:t>
      </w:r>
      <w:r w:rsidRPr="00EF1402">
        <w:rPr>
          <w:rFonts w:cs="Times New Roman"/>
        </w:rPr>
        <w:t xml:space="preserve">to cap the number of students admitted under the plan to 75% for UT only </w:t>
      </w:r>
      <w:sdt>
        <w:sdtPr>
          <w:rPr>
            <w:rFonts w:cs="Times New Roman"/>
          </w:rPr>
          <w:id w:val="304367122"/>
          <w:citation/>
        </w:sdtPr>
        <w:sdtContent>
          <w:r w:rsidR="00320100" w:rsidRPr="00EF1402">
            <w:rPr>
              <w:rFonts w:cs="Times New Roman"/>
            </w:rPr>
            <w:fldChar w:fldCharType="begin"/>
          </w:r>
          <w:r w:rsidR="00320100" w:rsidRPr="00EF1402">
            <w:rPr>
              <w:rFonts w:cs="Times New Roman"/>
            </w:rPr>
            <w:instrText xml:space="preserve"> CITATION Tri \l 1033 </w:instrText>
          </w:r>
          <w:r w:rsidR="00320100" w:rsidRPr="00EF1402">
            <w:rPr>
              <w:rFonts w:cs="Times New Roman"/>
            </w:rPr>
            <w:fldChar w:fldCharType="separate"/>
          </w:r>
          <w:r w:rsidR="00ED343A" w:rsidRPr="00ED343A">
            <w:rPr>
              <w:rFonts w:cs="Times New Roman"/>
              <w:noProof/>
            </w:rPr>
            <w:t>(Tribpedia: Top Ten Percent Rule)</w:t>
          </w:r>
          <w:r w:rsidR="00320100" w:rsidRPr="00EF1402">
            <w:rPr>
              <w:rFonts w:cs="Times New Roman"/>
            </w:rPr>
            <w:fldChar w:fldCharType="end"/>
          </w:r>
        </w:sdtContent>
      </w:sdt>
      <w:r w:rsidRPr="00EF1402">
        <w:rPr>
          <w:rFonts w:cs="Times New Roman"/>
        </w:rPr>
        <w:t>.</w:t>
      </w:r>
      <w:r w:rsidR="00320100" w:rsidRPr="00EF1402">
        <w:rPr>
          <w:rFonts w:cs="Times New Roman"/>
        </w:rPr>
        <w:t xml:space="preserve"> </w:t>
      </w:r>
      <w:r w:rsidR="00E80CDD" w:rsidRPr="00EF1402">
        <w:rPr>
          <w:rFonts w:cs="Times New Roman"/>
        </w:rPr>
        <w:t xml:space="preserve"> As discussed earlier in this paper, the TTPP owes its success to the highly segregated environment in which it takes place.  There are concerns that the TTPP success will discourage attempts to resolve segregation and may encourage actions that would intensify the problem. </w:t>
      </w:r>
      <w:r w:rsidR="001739DF">
        <w:rPr>
          <w:rFonts w:cs="Times New Roman"/>
        </w:rPr>
        <w:t xml:space="preserve">As was seen with affirmative action, there are claims of discrimination inherent in the TTPP.  </w:t>
      </w:r>
      <w:r w:rsidR="00215B85">
        <w:rPr>
          <w:rFonts w:cs="Times New Roman"/>
        </w:rPr>
        <w:t>In the next portion of th</w:t>
      </w:r>
      <w:r w:rsidR="00EB705B">
        <w:rPr>
          <w:rFonts w:cs="Times New Roman"/>
        </w:rPr>
        <w:t>is</w:t>
      </w:r>
      <w:r w:rsidR="00215B85">
        <w:rPr>
          <w:rFonts w:cs="Times New Roman"/>
        </w:rPr>
        <w:t xml:space="preserve"> paper, the students negatively impacted by TTPP are identified. The demographics of </w:t>
      </w:r>
      <w:r w:rsidR="00EB705B">
        <w:rPr>
          <w:rFonts w:cs="Times New Roman"/>
        </w:rPr>
        <w:t xml:space="preserve">that </w:t>
      </w:r>
      <w:r w:rsidR="00215B85">
        <w:rPr>
          <w:rFonts w:cs="Times New Roman"/>
        </w:rPr>
        <w:t xml:space="preserve">group </w:t>
      </w:r>
      <w:r w:rsidR="00EB705B">
        <w:rPr>
          <w:rFonts w:cs="Times New Roman"/>
        </w:rPr>
        <w:t xml:space="preserve">are </w:t>
      </w:r>
      <w:r w:rsidR="00215B85">
        <w:rPr>
          <w:rFonts w:cs="Times New Roman"/>
        </w:rPr>
        <w:t>not surprising</w:t>
      </w:r>
      <w:r w:rsidR="00EB705B">
        <w:rPr>
          <w:rFonts w:cs="Times New Roman"/>
        </w:rPr>
        <w:t>. W</w:t>
      </w:r>
      <w:r w:rsidR="00215B85">
        <w:rPr>
          <w:rFonts w:cs="Times New Roman"/>
        </w:rPr>
        <w:t xml:space="preserve">hat is surprising is the argument made by Cara Davis in the Southern University Law Review that given the cap on the UT’s TTPP admissions and the high segregation in the state, the terms of the plan are now an </w:t>
      </w:r>
      <w:r w:rsidR="00301C36">
        <w:rPr>
          <w:rFonts w:cs="Times New Roman"/>
        </w:rPr>
        <w:t>“</w:t>
      </w:r>
      <w:r w:rsidR="00215B85">
        <w:rPr>
          <w:rFonts w:cs="Times New Roman"/>
        </w:rPr>
        <w:t>unconstitutional quota</w:t>
      </w:r>
      <w:r w:rsidR="00301C36">
        <w:rPr>
          <w:rFonts w:cs="Times New Roman"/>
        </w:rPr>
        <w:t xml:space="preserve"> in disguise” </w:t>
      </w:r>
      <w:sdt>
        <w:sdtPr>
          <w:rPr>
            <w:rFonts w:cs="Times New Roman"/>
          </w:rPr>
          <w:id w:val="2129202042"/>
          <w:citation/>
        </w:sdtPr>
        <w:sdtContent>
          <w:r w:rsidR="00301C36">
            <w:rPr>
              <w:rFonts w:cs="Times New Roman"/>
            </w:rPr>
            <w:fldChar w:fldCharType="begin"/>
          </w:r>
          <w:r w:rsidR="00301C36">
            <w:rPr>
              <w:rFonts w:cs="Times New Roman"/>
            </w:rPr>
            <w:instrText xml:space="preserve"> CITATION Dav \l 1033 </w:instrText>
          </w:r>
          <w:r w:rsidR="00301C36">
            <w:rPr>
              <w:rFonts w:cs="Times New Roman"/>
            </w:rPr>
            <w:fldChar w:fldCharType="separate"/>
          </w:r>
          <w:r w:rsidR="00301C36" w:rsidRPr="00301C36">
            <w:rPr>
              <w:rFonts w:cs="Times New Roman"/>
              <w:noProof/>
            </w:rPr>
            <w:t>(Davis, 2013)</w:t>
          </w:r>
          <w:r w:rsidR="00301C36">
            <w:rPr>
              <w:rFonts w:cs="Times New Roman"/>
            </w:rPr>
            <w:fldChar w:fldCharType="end"/>
          </w:r>
        </w:sdtContent>
      </w:sdt>
      <w:r w:rsidR="00215B85">
        <w:rPr>
          <w:rFonts w:cs="Times New Roman"/>
        </w:rPr>
        <w:t>. Two different groups are looking at the same plan and finding very different forms of discrimination.</w:t>
      </w:r>
      <w:ins w:id="11" w:author="Laurie Kilbride" w:date="2015-12-11T08:19:00Z">
        <w:r w:rsidR="00EB705B">
          <w:rPr>
            <w:rFonts w:cs="Times New Roman"/>
          </w:rPr>
          <w:t xml:space="preserve"> </w:t>
        </w:r>
      </w:ins>
    </w:p>
    <w:p w14:paraId="725DD144" w14:textId="77777777" w:rsidR="00FF45BE" w:rsidRPr="00EF1402" w:rsidRDefault="00FF45BE" w:rsidP="0057428A">
      <w:pPr>
        <w:widowControl w:val="0"/>
        <w:autoSpaceDE w:val="0"/>
        <w:autoSpaceDN w:val="0"/>
        <w:adjustRightInd w:val="0"/>
        <w:spacing w:line="480" w:lineRule="auto"/>
        <w:rPr>
          <w:rFonts w:cs="Times New Roman"/>
        </w:rPr>
      </w:pPr>
    </w:p>
    <w:p w14:paraId="0E9BE2D3" w14:textId="0D59725A" w:rsidR="006937B3" w:rsidRPr="00EF1402" w:rsidRDefault="00EA3430" w:rsidP="0057428A">
      <w:pPr>
        <w:widowControl w:val="0"/>
        <w:autoSpaceDE w:val="0"/>
        <w:autoSpaceDN w:val="0"/>
        <w:adjustRightInd w:val="0"/>
        <w:spacing w:line="480" w:lineRule="auto"/>
        <w:rPr>
          <w:rFonts w:cs="Times New Roman"/>
          <w:b/>
        </w:rPr>
      </w:pPr>
      <w:r w:rsidRPr="00EF1402">
        <w:rPr>
          <w:rFonts w:cs="Times New Roman"/>
          <w:b/>
        </w:rPr>
        <w:t>Impact of TTPP</w:t>
      </w:r>
    </w:p>
    <w:p w14:paraId="3A394BBB" w14:textId="49564939" w:rsidR="006937B3" w:rsidRPr="00EF1402" w:rsidRDefault="001F6FAD" w:rsidP="0057428A">
      <w:pPr>
        <w:widowControl w:val="0"/>
        <w:autoSpaceDE w:val="0"/>
        <w:autoSpaceDN w:val="0"/>
        <w:adjustRightInd w:val="0"/>
        <w:spacing w:line="480" w:lineRule="auto"/>
        <w:rPr>
          <w:rFonts w:cs="Times New Roman"/>
        </w:rPr>
      </w:pPr>
      <w:r w:rsidRPr="00EF1402">
        <w:rPr>
          <w:rFonts w:cs="Times New Roman"/>
        </w:rPr>
        <w:t xml:space="preserve">A number of academic studies </w:t>
      </w:r>
      <w:r w:rsidR="0079086F" w:rsidRPr="00EF1402">
        <w:rPr>
          <w:rFonts w:cs="Times New Roman"/>
        </w:rPr>
        <w:t>have been generated on the effects of t</w:t>
      </w:r>
      <w:r w:rsidR="006937B3" w:rsidRPr="00EF1402">
        <w:rPr>
          <w:rFonts w:cs="Times New Roman"/>
        </w:rPr>
        <w:t>he Top Ten Percent Plan. Below is a summary of some</w:t>
      </w:r>
      <w:r w:rsidR="0079086F" w:rsidRPr="00EF1402">
        <w:rPr>
          <w:rFonts w:cs="Times New Roman"/>
        </w:rPr>
        <w:t xml:space="preserve"> of the most</w:t>
      </w:r>
      <w:r w:rsidR="006937B3" w:rsidRPr="00EF1402">
        <w:rPr>
          <w:rFonts w:cs="Times New Roman"/>
        </w:rPr>
        <w:t xml:space="preserve"> note-worthy studies.</w:t>
      </w:r>
    </w:p>
    <w:p w14:paraId="71FA28C0" w14:textId="77777777" w:rsidR="006937B3" w:rsidRPr="00EF1402" w:rsidRDefault="006937B3" w:rsidP="0057428A">
      <w:pPr>
        <w:widowControl w:val="0"/>
        <w:autoSpaceDE w:val="0"/>
        <w:autoSpaceDN w:val="0"/>
        <w:adjustRightInd w:val="0"/>
        <w:spacing w:line="480" w:lineRule="auto"/>
        <w:rPr>
          <w:rFonts w:cs="Times New Roman"/>
        </w:rPr>
      </w:pPr>
    </w:p>
    <w:p w14:paraId="4E4333E2" w14:textId="07CBCE15" w:rsidR="00AB3753" w:rsidRPr="00EF1402" w:rsidRDefault="002A0878" w:rsidP="0057428A">
      <w:pPr>
        <w:widowControl w:val="0"/>
        <w:autoSpaceDE w:val="0"/>
        <w:autoSpaceDN w:val="0"/>
        <w:adjustRightInd w:val="0"/>
        <w:spacing w:line="480" w:lineRule="auto"/>
        <w:rPr>
          <w:rFonts w:cs="Times New Roman"/>
          <w:i/>
        </w:rPr>
      </w:pPr>
      <w:r w:rsidRPr="00EF1402">
        <w:rPr>
          <w:rFonts w:cs="Times New Roman"/>
          <w:i/>
        </w:rPr>
        <w:t>Who did the TTPP</w:t>
      </w:r>
      <w:r w:rsidR="00916A05" w:rsidRPr="00EF1402">
        <w:rPr>
          <w:rFonts w:cs="Times New Roman"/>
          <w:i/>
        </w:rPr>
        <w:t xml:space="preserve"> most</w:t>
      </w:r>
      <w:r w:rsidRPr="00EF1402">
        <w:rPr>
          <w:rFonts w:cs="Times New Roman"/>
          <w:i/>
        </w:rPr>
        <w:t xml:space="preserve"> </w:t>
      </w:r>
      <w:r w:rsidR="00916A05" w:rsidRPr="00EF1402">
        <w:rPr>
          <w:rFonts w:cs="Times New Roman"/>
          <w:i/>
        </w:rPr>
        <w:t>affect</w:t>
      </w:r>
      <w:r w:rsidRPr="00EF1402">
        <w:rPr>
          <w:rFonts w:cs="Times New Roman"/>
          <w:i/>
        </w:rPr>
        <w:t>?</w:t>
      </w:r>
    </w:p>
    <w:p w14:paraId="7A2C46E5" w14:textId="1FD107B5" w:rsidR="00DA757F" w:rsidRDefault="00AB3753" w:rsidP="00AB3753">
      <w:pPr>
        <w:spacing w:line="480" w:lineRule="auto"/>
        <w:rPr>
          <w:ins w:id="12" w:author="Erica Kilbride" w:date="2015-12-09T19:10:00Z"/>
          <w:rFonts w:eastAsia="Times New Roman" w:cs="Times New Roman"/>
          <w:noProof/>
        </w:rPr>
      </w:pPr>
      <w:r w:rsidRPr="00EF1402">
        <w:rPr>
          <w:rFonts w:eastAsia="Times New Roman" w:cs="Times New Roman"/>
        </w:rPr>
        <w:t>Prior to the enactmen</w:t>
      </w:r>
      <w:r w:rsidR="00AE4DA1" w:rsidRPr="00EF1402">
        <w:rPr>
          <w:rFonts w:eastAsia="Times New Roman" w:cs="Times New Roman"/>
        </w:rPr>
        <w:t xml:space="preserve">t of the Top Ten Percent </w:t>
      </w:r>
      <w:r w:rsidR="00BC1A85">
        <w:rPr>
          <w:rFonts w:eastAsia="Times New Roman" w:cs="Times New Roman"/>
        </w:rPr>
        <w:t>Plan</w:t>
      </w:r>
      <w:r w:rsidR="00AE4DA1" w:rsidRPr="00EF1402">
        <w:rPr>
          <w:rFonts w:eastAsia="Times New Roman" w:cs="Times New Roman"/>
        </w:rPr>
        <w:t xml:space="preserve">, </w:t>
      </w:r>
      <w:r w:rsidRPr="00EF1402">
        <w:rPr>
          <w:rFonts w:eastAsia="Times New Roman" w:cs="Times New Roman"/>
        </w:rPr>
        <w:t xml:space="preserve">a handful of affluent, largely suburban high schools sent large numbers of students to </w:t>
      </w:r>
      <w:r w:rsidR="00AE4DA1" w:rsidRPr="00EF1402">
        <w:rPr>
          <w:rFonts w:eastAsia="Times New Roman" w:cs="Times New Roman"/>
        </w:rPr>
        <w:t>flagship universities</w:t>
      </w:r>
      <w:r w:rsidRPr="00EF1402">
        <w:rPr>
          <w:rFonts w:eastAsia="Times New Roman" w:cs="Times New Roman"/>
        </w:rPr>
        <w:t xml:space="preserve"> while</w:t>
      </w:r>
      <w:r w:rsidR="00AE4DA1" w:rsidRPr="00EF1402">
        <w:rPr>
          <w:rFonts w:eastAsia="Times New Roman" w:cs="Times New Roman"/>
        </w:rPr>
        <w:t xml:space="preserve"> the majority of other</w:t>
      </w:r>
      <w:r w:rsidR="001C305B">
        <w:rPr>
          <w:rFonts w:eastAsia="Times New Roman" w:cs="Times New Roman"/>
        </w:rPr>
        <w:t xml:space="preserve"> Texas high</w:t>
      </w:r>
      <w:r w:rsidR="00AE4DA1" w:rsidRPr="00EF1402">
        <w:rPr>
          <w:rFonts w:eastAsia="Times New Roman" w:cs="Times New Roman"/>
        </w:rPr>
        <w:t xml:space="preserve"> </w:t>
      </w:r>
      <w:r w:rsidR="001C305B">
        <w:rPr>
          <w:rFonts w:eastAsia="Times New Roman" w:cs="Times New Roman"/>
        </w:rPr>
        <w:t xml:space="preserve">schools </w:t>
      </w:r>
      <w:r w:rsidR="00E61227" w:rsidRPr="00EF1402">
        <w:rPr>
          <w:rFonts w:eastAsia="Times New Roman" w:cs="Times New Roman"/>
        </w:rPr>
        <w:t xml:space="preserve">did not send any students </w:t>
      </w:r>
      <w:sdt>
        <w:sdtPr>
          <w:rPr>
            <w:rFonts w:eastAsia="Times New Roman" w:cs="Times New Roman"/>
          </w:rPr>
          <w:id w:val="519891890"/>
          <w:citation/>
        </w:sdtPr>
        <w:sdtContent>
          <w:r w:rsidRPr="003E0FE4">
            <w:rPr>
              <w:rFonts w:eastAsia="Times New Roman" w:cs="Times New Roman"/>
            </w:rPr>
            <w:fldChar w:fldCharType="begin"/>
          </w:r>
          <w:r w:rsidRPr="003E0FE4">
            <w:rPr>
              <w:rFonts w:eastAsia="Times New Roman" w:cs="Times New Roman"/>
            </w:rPr>
            <w:instrText xml:space="preserve"> CITATION Niu10 \l 1033 </w:instrText>
          </w:r>
          <w:r w:rsidRPr="003E0FE4">
            <w:rPr>
              <w:rFonts w:eastAsia="Times New Roman" w:cs="Times New Roman"/>
            </w:rPr>
            <w:fldChar w:fldCharType="separate"/>
          </w:r>
          <w:r w:rsidR="00ED343A" w:rsidRPr="00ED343A">
            <w:rPr>
              <w:rFonts w:eastAsia="Times New Roman" w:cs="Times New Roman"/>
              <w:noProof/>
            </w:rPr>
            <w:t>(Niu &amp; Tienda, 2010)</w:t>
          </w:r>
          <w:r w:rsidRPr="003E0FE4">
            <w:rPr>
              <w:rFonts w:eastAsia="Times New Roman" w:cs="Times New Roman"/>
            </w:rPr>
            <w:fldChar w:fldCharType="end"/>
          </w:r>
        </w:sdtContent>
      </w:sdt>
      <w:r w:rsidRPr="003E0FE4">
        <w:rPr>
          <w:rFonts w:eastAsia="Times New Roman" w:cs="Times New Roman"/>
        </w:rPr>
        <w:t xml:space="preserve">.  After the law went into effect, </w:t>
      </w:r>
      <w:r w:rsidR="000B5358" w:rsidRPr="003E0FE4">
        <w:rPr>
          <w:rFonts w:eastAsia="Times New Roman" w:cs="Times New Roman"/>
        </w:rPr>
        <w:t>a discont</w:t>
      </w:r>
      <w:r w:rsidR="00310039" w:rsidRPr="003E0FE4">
        <w:rPr>
          <w:rFonts w:eastAsia="Times New Roman" w:cs="Times New Roman"/>
        </w:rPr>
        <w:t>in</w:t>
      </w:r>
      <w:r w:rsidR="000B5358" w:rsidRPr="003E0FE4">
        <w:rPr>
          <w:rFonts w:eastAsia="Times New Roman" w:cs="Times New Roman"/>
        </w:rPr>
        <w:t>uity regression identifying the relationship between flagship enrollment and class rank was used to examine trends above and below the 10% cut off point.</w:t>
      </w:r>
      <w:r w:rsidR="00916A05" w:rsidRPr="003E0FE4">
        <w:rPr>
          <w:rFonts w:eastAsia="Times New Roman" w:cs="Times New Roman"/>
        </w:rPr>
        <w:t xml:space="preserve"> </w:t>
      </w:r>
      <w:r w:rsidR="00310039" w:rsidRPr="003E0FE4">
        <w:rPr>
          <w:rFonts w:eastAsia="Times New Roman" w:cs="Times New Roman"/>
        </w:rPr>
        <w:t>No discontinuity was found for all seniors, whites seniors, and Asian seniors. However, discontinuity in Hispanic senior enrollment was found. Similarly, enrollment decisions for students from typical high schools were discontinuous</w:t>
      </w:r>
      <w:r w:rsidR="00FA2672">
        <w:rPr>
          <w:rFonts w:eastAsia="Times New Roman" w:cs="Times New Roman"/>
        </w:rPr>
        <w:t xml:space="preserve">, </w:t>
      </w:r>
      <w:r w:rsidR="00FA2672" w:rsidRPr="003E0FE4">
        <w:rPr>
          <w:rFonts w:eastAsia="Times New Roman" w:cs="Times New Roman"/>
        </w:rPr>
        <w:t>though</w:t>
      </w:r>
      <w:r w:rsidR="00310039" w:rsidRPr="003E0FE4">
        <w:rPr>
          <w:rFonts w:eastAsia="Times New Roman" w:cs="Times New Roman"/>
        </w:rPr>
        <w:t xml:space="preserve"> affluent, feeder, poor, and Longhorn/Century school enrollments were unaffected across class rankings. Finally, students from predominantly</w:t>
      </w:r>
      <w:r w:rsidRPr="003E0FE4">
        <w:rPr>
          <w:rFonts w:eastAsia="Times New Roman" w:cs="Times New Roman"/>
        </w:rPr>
        <w:t xml:space="preserve"> minority high schools (80%</w:t>
      </w:r>
      <w:r w:rsidR="00310039" w:rsidRPr="003E0FE4">
        <w:rPr>
          <w:rFonts w:eastAsia="Times New Roman" w:cs="Times New Roman"/>
        </w:rPr>
        <w:t xml:space="preserve"> or more minority students) </w:t>
      </w:r>
      <w:proofErr w:type="gramStart"/>
      <w:r w:rsidR="00310039" w:rsidRPr="003E0FE4">
        <w:rPr>
          <w:rFonts w:eastAsia="Times New Roman" w:cs="Times New Roman"/>
        </w:rPr>
        <w:t>were shown to be affected</w:t>
      </w:r>
      <w:proofErr w:type="gramEnd"/>
      <w:r w:rsidR="00310039" w:rsidRPr="003E0FE4">
        <w:rPr>
          <w:rFonts w:eastAsia="Times New Roman" w:cs="Times New Roman"/>
        </w:rPr>
        <w:t xml:space="preserve"> by the 10% cut off</w:t>
      </w:r>
      <w:r w:rsidRPr="003E0FE4">
        <w:rPr>
          <w:rFonts w:eastAsia="Times New Roman" w:cs="Times New Roman"/>
        </w:rPr>
        <w:t xml:space="preserve">. </w:t>
      </w:r>
      <w:sdt>
        <w:sdtPr>
          <w:rPr>
            <w:rFonts w:eastAsia="Times New Roman" w:cs="Times New Roman"/>
          </w:rPr>
          <w:id w:val="266581065"/>
          <w:citation/>
        </w:sdtPr>
        <w:sdtContent>
          <w:r w:rsidR="00916A05" w:rsidRPr="003E0FE4">
            <w:rPr>
              <w:rFonts w:eastAsia="Times New Roman" w:cs="Times New Roman"/>
            </w:rPr>
            <w:fldChar w:fldCharType="begin"/>
          </w:r>
          <w:r w:rsidR="00916A05" w:rsidRPr="003E0FE4">
            <w:rPr>
              <w:rFonts w:eastAsia="Times New Roman" w:cs="Times New Roman"/>
            </w:rPr>
            <w:instrText xml:space="preserve"> CITATION Niu10 \l 1033 </w:instrText>
          </w:r>
          <w:r w:rsidR="00916A05" w:rsidRPr="003E0FE4">
            <w:rPr>
              <w:rFonts w:eastAsia="Times New Roman" w:cs="Times New Roman"/>
            </w:rPr>
            <w:fldChar w:fldCharType="separate"/>
          </w:r>
          <w:r w:rsidR="00ED343A" w:rsidRPr="00ED343A">
            <w:rPr>
              <w:rFonts w:eastAsia="Times New Roman" w:cs="Times New Roman"/>
              <w:noProof/>
            </w:rPr>
            <w:t>(Niu &amp; Tienda, 2010)</w:t>
          </w:r>
          <w:r w:rsidR="00916A05" w:rsidRPr="003E0FE4">
            <w:rPr>
              <w:rFonts w:eastAsia="Times New Roman" w:cs="Times New Roman"/>
            </w:rPr>
            <w:fldChar w:fldCharType="end"/>
          </w:r>
        </w:sdtContent>
      </w:sdt>
      <w:ins w:id="13" w:author="Erica Kilbride" w:date="2015-12-10T23:24:00Z">
        <w:r w:rsidR="001C47FA">
          <w:rPr>
            <w:rFonts w:eastAsia="Times New Roman" w:cs="Times New Roman"/>
          </w:rPr>
          <w:t xml:space="preserve">. </w:t>
        </w:r>
      </w:ins>
      <w:r w:rsidR="00916A05" w:rsidRPr="00DA757F">
        <w:rPr>
          <w:rFonts w:eastAsia="Times New Roman" w:cs="Times New Roman"/>
        </w:rPr>
        <w:t>Figures from this study</w:t>
      </w:r>
      <w:r w:rsidR="005D21E7">
        <w:rPr>
          <w:rFonts w:eastAsia="Times New Roman" w:cs="Times New Roman"/>
        </w:rPr>
        <w:t xml:space="preserve"> depicting</w:t>
      </w:r>
      <w:r w:rsidR="00916A05" w:rsidRPr="00DA757F">
        <w:rPr>
          <w:rFonts w:eastAsia="Times New Roman" w:cs="Times New Roman"/>
        </w:rPr>
        <w:t xml:space="preserve"> the discontinuities as well as the overall trend are show</w:t>
      </w:r>
      <w:r w:rsidR="00865A06" w:rsidRPr="00DA757F">
        <w:rPr>
          <w:rFonts w:eastAsia="Times New Roman" w:cs="Times New Roman"/>
        </w:rPr>
        <w:t>n</w:t>
      </w:r>
      <w:r w:rsidR="00DA757F">
        <w:rPr>
          <w:rFonts w:eastAsia="Times New Roman" w:cs="Times New Roman"/>
        </w:rPr>
        <w:t xml:space="preserve"> b</w:t>
      </w:r>
      <w:r w:rsidR="00916A05" w:rsidRPr="00DA757F">
        <w:rPr>
          <w:rFonts w:eastAsia="Times New Roman" w:cs="Times New Roman"/>
        </w:rPr>
        <w:t>elow</w:t>
      </w:r>
      <w:r w:rsidR="00865A06" w:rsidRPr="00DA757F">
        <w:rPr>
          <w:rFonts w:eastAsia="Times New Roman" w:cs="Times New Roman"/>
        </w:rPr>
        <w:t xml:space="preserve"> (y axis is probability of enrollment in flagship schools)</w:t>
      </w:r>
      <w:r w:rsidR="00916A05" w:rsidRPr="00DA757F">
        <w:rPr>
          <w:rFonts w:eastAsia="Times New Roman" w:cs="Times New Roman"/>
        </w:rPr>
        <w:t>:</w:t>
      </w:r>
      <w:r w:rsidR="00BF1386" w:rsidRPr="00DA757F">
        <w:rPr>
          <w:rFonts w:eastAsia="Times New Roman" w:cs="Times New Roman"/>
          <w:noProof/>
        </w:rPr>
        <w:t xml:space="preserve"> </w:t>
      </w:r>
      <w:r w:rsidR="00DA757F" w:rsidRPr="00DA757F">
        <w:rPr>
          <w:rFonts w:eastAsia="Times New Roman" w:cs="Times New Roman"/>
          <w:noProof/>
        </w:rPr>
        <w:drawing>
          <wp:inline distT="0" distB="0" distL="0" distR="0" wp14:anchorId="4E0B9308" wp14:editId="1F9E7D68">
            <wp:extent cx="3679190" cy="2530703"/>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9680" cy="2531040"/>
                    </a:xfrm>
                    <a:prstGeom prst="rect">
                      <a:avLst/>
                    </a:prstGeom>
                    <a:noFill/>
                    <a:ln>
                      <a:noFill/>
                    </a:ln>
                  </pic:spPr>
                </pic:pic>
              </a:graphicData>
            </a:graphic>
          </wp:inline>
        </w:drawing>
      </w:r>
    </w:p>
    <w:p w14:paraId="59A3613B" w14:textId="54E3709C" w:rsidR="00865A06" w:rsidRPr="00DA757F" w:rsidRDefault="00BF1386" w:rsidP="00AB3753">
      <w:pPr>
        <w:spacing w:line="480" w:lineRule="auto"/>
        <w:rPr>
          <w:rFonts w:eastAsia="Times New Roman" w:cs="Times New Roman"/>
        </w:rPr>
      </w:pPr>
      <w:r w:rsidRPr="00DA757F">
        <w:rPr>
          <w:rFonts w:eastAsia="Times New Roman" w:cs="Times New Roman"/>
          <w:noProof/>
        </w:rPr>
        <w:drawing>
          <wp:inline distT="0" distB="0" distL="0" distR="0" wp14:anchorId="66954A7A" wp14:editId="4FD02D79">
            <wp:extent cx="3531235" cy="23361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3233" cy="2337489"/>
                    </a:xfrm>
                    <a:prstGeom prst="rect">
                      <a:avLst/>
                    </a:prstGeom>
                    <a:noFill/>
                    <a:ln>
                      <a:noFill/>
                    </a:ln>
                  </pic:spPr>
                </pic:pic>
              </a:graphicData>
            </a:graphic>
          </wp:inline>
        </w:drawing>
      </w:r>
    </w:p>
    <w:p w14:paraId="142CC143" w14:textId="598A961A" w:rsidR="00916A05" w:rsidRDefault="00C762D0" w:rsidP="00AB3753">
      <w:pPr>
        <w:spacing w:line="480" w:lineRule="auto"/>
        <w:rPr>
          <w:rFonts w:eastAsia="Times New Roman" w:cs="Times New Roman"/>
          <w:noProof/>
        </w:rPr>
      </w:pPr>
      <w:r w:rsidRPr="00DA757F">
        <w:rPr>
          <w:rFonts w:eastAsia="Times New Roman" w:cs="Times New Roman"/>
          <w:noProof/>
        </w:rPr>
        <w:t xml:space="preserve"> </w:t>
      </w:r>
      <w:r w:rsidR="005D21E7" w:rsidRPr="00DA757F">
        <w:rPr>
          <w:rFonts w:eastAsia="Times New Roman" w:cs="Times New Roman"/>
          <w:noProof/>
        </w:rPr>
        <w:drawing>
          <wp:inline distT="0" distB="0" distL="0" distR="0" wp14:anchorId="4A4467B0" wp14:editId="34D6FBD6">
            <wp:extent cx="3362325" cy="2655519"/>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4358" cy="2657124"/>
                    </a:xfrm>
                    <a:prstGeom prst="rect">
                      <a:avLst/>
                    </a:prstGeom>
                    <a:noFill/>
                    <a:ln>
                      <a:noFill/>
                    </a:ln>
                  </pic:spPr>
                </pic:pic>
              </a:graphicData>
            </a:graphic>
          </wp:inline>
        </w:drawing>
      </w:r>
      <w:r w:rsidRPr="00DA757F">
        <w:rPr>
          <w:rFonts w:eastAsia="Times New Roman" w:cs="Times New Roman"/>
          <w:noProof/>
        </w:rPr>
        <w:drawing>
          <wp:inline distT="0" distB="0" distL="0" distR="0" wp14:anchorId="1049F293" wp14:editId="15478AA7">
            <wp:extent cx="3303905" cy="2598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3905" cy="2598662"/>
                    </a:xfrm>
                    <a:prstGeom prst="rect">
                      <a:avLst/>
                    </a:prstGeom>
                    <a:noFill/>
                    <a:ln>
                      <a:noFill/>
                    </a:ln>
                  </pic:spPr>
                </pic:pic>
              </a:graphicData>
            </a:graphic>
          </wp:inline>
        </w:drawing>
      </w:r>
      <w:sdt>
        <w:sdtPr>
          <w:rPr>
            <w:rFonts w:eastAsia="Times New Roman" w:cs="Times New Roman"/>
            <w:noProof/>
          </w:rPr>
          <w:id w:val="-1426800983"/>
          <w:citation/>
        </w:sdtPr>
        <w:sdtContent>
          <w:r w:rsidR="0086513F">
            <w:rPr>
              <w:rFonts w:eastAsia="Times New Roman" w:cs="Times New Roman"/>
              <w:noProof/>
            </w:rPr>
            <w:fldChar w:fldCharType="begin"/>
          </w:r>
          <w:r w:rsidR="0086513F">
            <w:rPr>
              <w:rFonts w:eastAsia="Times New Roman" w:cs="Times New Roman"/>
              <w:noProof/>
            </w:rPr>
            <w:instrText xml:space="preserve"> CITATION Niu10 \l 1033 </w:instrText>
          </w:r>
          <w:r w:rsidR="0086513F">
            <w:rPr>
              <w:rFonts w:eastAsia="Times New Roman" w:cs="Times New Roman"/>
              <w:noProof/>
            </w:rPr>
            <w:fldChar w:fldCharType="separate"/>
          </w:r>
          <w:r w:rsidR="00ED343A">
            <w:rPr>
              <w:rFonts w:eastAsia="Times New Roman" w:cs="Times New Roman"/>
              <w:noProof/>
            </w:rPr>
            <w:t xml:space="preserve"> </w:t>
          </w:r>
          <w:r w:rsidR="00ED343A" w:rsidRPr="00ED343A">
            <w:rPr>
              <w:rFonts w:eastAsia="Times New Roman" w:cs="Times New Roman"/>
              <w:noProof/>
            </w:rPr>
            <w:t>(Niu &amp; Tienda, 2010)</w:t>
          </w:r>
          <w:r w:rsidR="0086513F">
            <w:rPr>
              <w:rFonts w:eastAsia="Times New Roman" w:cs="Times New Roman"/>
              <w:noProof/>
            </w:rPr>
            <w:fldChar w:fldCharType="end"/>
          </w:r>
        </w:sdtContent>
      </w:sdt>
    </w:p>
    <w:p w14:paraId="34AD9CA4" w14:textId="12B74DBD" w:rsidR="00A04417" w:rsidRPr="00DA757F" w:rsidRDefault="00BC1A85" w:rsidP="00A04417">
      <w:pPr>
        <w:spacing w:line="480" w:lineRule="auto"/>
        <w:rPr>
          <w:rFonts w:eastAsia="Times New Roman" w:cs="Times New Roman"/>
        </w:rPr>
      </w:pPr>
      <w:r>
        <w:rPr>
          <w:rFonts w:eastAsia="Times New Roman" w:cs="Times New Roman"/>
        </w:rPr>
        <w:t>Given that the total number admission slots at flagship schools are relatively fixed, admissions are a zero sum game. While probable and actual enrollment increased for some students, the</w:t>
      </w:r>
      <w:r w:rsidR="000510F0">
        <w:rPr>
          <w:rFonts w:eastAsia="Times New Roman" w:cs="Times New Roman"/>
        </w:rPr>
        <w:t>y</w:t>
      </w:r>
      <w:r>
        <w:rPr>
          <w:rFonts w:eastAsia="Times New Roman" w:cs="Times New Roman"/>
        </w:rPr>
        <w:t xml:space="preserve"> decreased for others. The group of students most negatively affected by TTPP was those in the third decile of their high school class rankings</w:t>
      </w:r>
      <w:sdt>
        <w:sdtPr>
          <w:rPr>
            <w:rFonts w:eastAsia="Times New Roman" w:cs="Times New Roman"/>
          </w:rPr>
          <w:id w:val="-357421648"/>
          <w:citation/>
        </w:sdtPr>
        <w:sdtContent>
          <w:r>
            <w:rPr>
              <w:rFonts w:eastAsia="Times New Roman" w:cs="Times New Roman"/>
            </w:rPr>
            <w:fldChar w:fldCharType="begin"/>
          </w:r>
          <w:r>
            <w:rPr>
              <w:rFonts w:eastAsia="Times New Roman" w:cs="Times New Roman"/>
            </w:rPr>
            <w:instrText xml:space="preserve"> CITATION Niu101 \l 1033 </w:instrText>
          </w:r>
          <w:r>
            <w:rPr>
              <w:rFonts w:eastAsia="Times New Roman" w:cs="Times New Roman"/>
            </w:rPr>
            <w:fldChar w:fldCharType="separate"/>
          </w:r>
          <w:r w:rsidR="00ED343A">
            <w:rPr>
              <w:rFonts w:eastAsia="Times New Roman" w:cs="Times New Roman"/>
              <w:noProof/>
            </w:rPr>
            <w:t xml:space="preserve"> </w:t>
          </w:r>
          <w:r w:rsidR="00ED343A" w:rsidRPr="00ED343A">
            <w:rPr>
              <w:rFonts w:eastAsia="Times New Roman" w:cs="Times New Roman"/>
              <w:noProof/>
            </w:rPr>
            <w:t>(Niu &amp; Tienda, 2010)</w:t>
          </w:r>
          <w:r>
            <w:rPr>
              <w:rFonts w:eastAsia="Times New Roman" w:cs="Times New Roman"/>
            </w:rPr>
            <w:fldChar w:fldCharType="end"/>
          </w:r>
        </w:sdtContent>
      </w:sdt>
      <w:r>
        <w:rPr>
          <w:rFonts w:eastAsia="Times New Roman" w:cs="Times New Roman"/>
        </w:rPr>
        <w:t xml:space="preserve">.  The figure below shows enrollment </w:t>
      </w:r>
      <w:r w:rsidR="00A04417">
        <w:rPr>
          <w:rFonts w:eastAsia="Times New Roman" w:cs="Times New Roman"/>
        </w:rPr>
        <w:t xml:space="preserve">by class rank of different high school types </w:t>
      </w:r>
      <w:r>
        <w:rPr>
          <w:rFonts w:eastAsia="Times New Roman" w:cs="Times New Roman"/>
        </w:rPr>
        <w:t>at the</w:t>
      </w:r>
      <w:r w:rsidR="00A04417">
        <w:rPr>
          <w:rFonts w:eastAsia="Times New Roman" w:cs="Times New Roman"/>
        </w:rPr>
        <w:t xml:space="preserve"> </w:t>
      </w:r>
      <w:r>
        <w:rPr>
          <w:rFonts w:eastAsia="Times New Roman" w:cs="Times New Roman"/>
        </w:rPr>
        <w:t>University of Texas at Austin between 1990 and 2003</w:t>
      </w:r>
      <w:r w:rsidR="00A04417">
        <w:rPr>
          <w:rFonts w:eastAsia="Times New Roman" w:cs="Times New Roman"/>
        </w:rPr>
        <w:t>. Enrollment of the third decile or lower decreases across both race and high school economic strata</w:t>
      </w:r>
      <w:ins w:id="14" w:author="Simon Jarcho" w:date="2015-12-10T21:20:00Z">
        <w:r w:rsidR="00D462FF">
          <w:rPr>
            <w:rFonts w:eastAsia="Times New Roman" w:cs="Times New Roman"/>
          </w:rPr>
          <w:t>;</w:t>
        </w:r>
      </w:ins>
      <w:r w:rsidR="00A04417">
        <w:rPr>
          <w:rFonts w:eastAsia="Times New Roman" w:cs="Times New Roman"/>
        </w:rPr>
        <w:t xml:space="preserve"> however</w:t>
      </w:r>
      <w:ins w:id="15" w:author="Simon Jarcho" w:date="2015-12-10T21:20:00Z">
        <w:r w:rsidR="00D462FF">
          <w:rPr>
            <w:rFonts w:eastAsia="Times New Roman" w:cs="Times New Roman"/>
          </w:rPr>
          <w:t>,</w:t>
        </w:r>
      </w:ins>
      <w:r w:rsidR="00A04417">
        <w:rPr>
          <w:rFonts w:eastAsia="Times New Roman" w:cs="Times New Roman"/>
        </w:rPr>
        <w:t xml:space="preserve"> the largest decrease for this decile is in the feeder and affluent schools.</w:t>
      </w:r>
    </w:p>
    <w:p w14:paraId="045BE17A" w14:textId="603EBD60" w:rsidR="00A04417" w:rsidRDefault="00A04417" w:rsidP="00AB3753">
      <w:pPr>
        <w:spacing w:line="480" w:lineRule="auto"/>
        <w:rPr>
          <w:ins w:id="16" w:author="Erica Kilbride" w:date="2015-12-10T13:28:00Z"/>
          <w:rFonts w:eastAsia="Times New Roman" w:cs="Times New Roman"/>
        </w:rPr>
      </w:pPr>
      <w:ins w:id="17" w:author="Erica Kilbride" w:date="2015-12-10T13:29:00Z">
        <w:r>
          <w:rPr>
            <w:rFonts w:eastAsia="Times New Roman" w:cs="Times New Roman"/>
          </w:rPr>
          <w:t xml:space="preserve"> </w:t>
        </w:r>
      </w:ins>
      <w:r w:rsidRPr="00A04417">
        <w:rPr>
          <w:rFonts w:eastAsia="Times New Roman" w:cs="Times New Roman"/>
          <w:noProof/>
        </w:rPr>
        <w:drawing>
          <wp:inline distT="0" distB="0" distL="0" distR="0" wp14:anchorId="61F4031F" wp14:editId="5C338654">
            <wp:extent cx="5486400" cy="660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0 at 1.05.14 PM.png"/>
                    <pic:cNvPicPr/>
                  </pic:nvPicPr>
                  <pic:blipFill rotWithShape="1">
                    <a:blip r:embed="rId15">
                      <a:extLst>
                        <a:ext uri="{28A0092B-C50C-407E-A947-70E740481C1C}">
                          <a14:useLocalDpi xmlns:a14="http://schemas.microsoft.com/office/drawing/2010/main" val="0"/>
                        </a:ext>
                      </a:extLst>
                    </a:blip>
                    <a:srcRect t="4639" b="2579"/>
                    <a:stretch/>
                  </pic:blipFill>
                  <pic:spPr bwMode="auto">
                    <a:xfrm>
                      <a:off x="0" y="0"/>
                      <a:ext cx="5486400" cy="6604000"/>
                    </a:xfrm>
                    <a:prstGeom prst="rect">
                      <a:avLst/>
                    </a:prstGeom>
                    <a:ln>
                      <a:noFill/>
                    </a:ln>
                    <a:extLst>
                      <a:ext uri="{53640926-AAD7-44d8-BBD7-CCE9431645EC}">
                        <a14:shadowObscured xmlns:a14="http://schemas.microsoft.com/office/drawing/2010/main"/>
                      </a:ext>
                    </a:extLst>
                  </pic:spPr>
                </pic:pic>
              </a:graphicData>
            </a:graphic>
          </wp:inline>
        </w:drawing>
      </w:r>
    </w:p>
    <w:p w14:paraId="307C6426" w14:textId="6EA9DED5" w:rsidR="00A04417" w:rsidRDefault="00FA2672" w:rsidP="00AB3753">
      <w:pPr>
        <w:spacing w:line="480" w:lineRule="auto"/>
        <w:rPr>
          <w:rFonts w:eastAsia="Times New Roman" w:cs="Times New Roman"/>
        </w:rPr>
      </w:pPr>
      <w:customXmlInsRangeStart w:id="18" w:author="Erica Kilbride" w:date="2015-12-10T13:34:00Z"/>
      <w:sdt>
        <w:sdtPr>
          <w:rPr>
            <w:rFonts w:eastAsia="Times New Roman" w:cs="Times New Roman"/>
          </w:rPr>
          <w:id w:val="1032999614"/>
          <w:citation/>
        </w:sdtPr>
        <w:sdtContent>
          <w:customXmlInsRangeEnd w:id="18"/>
          <w:ins w:id="19" w:author="Erica Kilbride" w:date="2015-12-10T13:34:00Z">
            <w:r w:rsidR="0086513F">
              <w:rPr>
                <w:rFonts w:eastAsia="Times New Roman" w:cs="Times New Roman"/>
              </w:rPr>
              <w:fldChar w:fldCharType="begin"/>
            </w:r>
            <w:r w:rsidR="0086513F">
              <w:rPr>
                <w:rFonts w:eastAsia="Times New Roman" w:cs="Times New Roman"/>
              </w:rPr>
              <w:instrText xml:space="preserve"> CITATION Niu101 \l 1033 </w:instrText>
            </w:r>
          </w:ins>
          <w:r w:rsidR="0086513F">
            <w:rPr>
              <w:rFonts w:eastAsia="Times New Roman" w:cs="Times New Roman"/>
            </w:rPr>
            <w:fldChar w:fldCharType="separate"/>
          </w:r>
          <w:r w:rsidR="00ED343A" w:rsidRPr="00ED343A">
            <w:rPr>
              <w:rFonts w:eastAsia="Times New Roman" w:cs="Times New Roman"/>
              <w:noProof/>
            </w:rPr>
            <w:t>(Niu &amp; Tienda, 2010)</w:t>
          </w:r>
          <w:ins w:id="20" w:author="Erica Kilbride" w:date="2015-12-10T13:34:00Z">
            <w:r w:rsidR="0086513F">
              <w:rPr>
                <w:rFonts w:eastAsia="Times New Roman" w:cs="Times New Roman"/>
              </w:rPr>
              <w:fldChar w:fldCharType="end"/>
            </w:r>
          </w:ins>
          <w:customXmlInsRangeStart w:id="21" w:author="Erica Kilbride" w:date="2015-12-10T13:34:00Z"/>
        </w:sdtContent>
      </w:sdt>
      <w:customXmlInsRangeEnd w:id="21"/>
    </w:p>
    <w:p w14:paraId="13FEF1BF" w14:textId="1756876B" w:rsidR="00916A05" w:rsidRPr="00DA757F" w:rsidRDefault="00916A05" w:rsidP="00AB3753">
      <w:pPr>
        <w:spacing w:line="480" w:lineRule="auto"/>
        <w:rPr>
          <w:rFonts w:eastAsia="Times New Roman" w:cs="Times New Roman"/>
        </w:rPr>
      </w:pPr>
    </w:p>
    <w:p w14:paraId="08ABA4EC" w14:textId="23554D8B" w:rsidR="002A0878" w:rsidRPr="00DA757F" w:rsidRDefault="002A0878" w:rsidP="00AB3753">
      <w:pPr>
        <w:spacing w:line="480" w:lineRule="auto"/>
        <w:rPr>
          <w:rFonts w:eastAsia="Times New Roman" w:cs="Times New Roman"/>
          <w:i/>
        </w:rPr>
      </w:pPr>
      <w:r w:rsidRPr="00DA757F">
        <w:rPr>
          <w:rFonts w:eastAsia="Times New Roman" w:cs="Times New Roman"/>
          <w:i/>
        </w:rPr>
        <w:t xml:space="preserve">“Brain Drain” </w:t>
      </w:r>
      <w:r w:rsidR="00F15342">
        <w:rPr>
          <w:rFonts w:eastAsia="Times New Roman" w:cs="Times New Roman"/>
          <w:i/>
        </w:rPr>
        <w:t>F</w:t>
      </w:r>
      <w:r w:rsidRPr="00DA757F">
        <w:rPr>
          <w:rFonts w:eastAsia="Times New Roman" w:cs="Times New Roman"/>
          <w:i/>
        </w:rPr>
        <w:t>ears</w:t>
      </w:r>
    </w:p>
    <w:p w14:paraId="2E2E1A43" w14:textId="51FACA08" w:rsidR="00AD121D" w:rsidRPr="00DA757F" w:rsidRDefault="00AB3753" w:rsidP="00AB3753">
      <w:pPr>
        <w:spacing w:line="480" w:lineRule="auto"/>
        <w:rPr>
          <w:rFonts w:eastAsia="Times New Roman" w:cs="Times New Roman"/>
        </w:rPr>
      </w:pPr>
      <w:r w:rsidRPr="00DA757F">
        <w:rPr>
          <w:rFonts w:eastAsia="Times New Roman" w:cs="Times New Roman"/>
        </w:rPr>
        <w:t xml:space="preserve">Following the enactment of TTPP, concerns of a “brain drain” were raised. </w:t>
      </w:r>
      <w:r w:rsidR="00F816EE" w:rsidRPr="00DA757F">
        <w:rPr>
          <w:rFonts w:eastAsia="Times New Roman" w:cs="Times New Roman"/>
        </w:rPr>
        <w:t xml:space="preserve"> </w:t>
      </w:r>
      <w:r w:rsidR="00725C49" w:rsidRPr="00DA757F">
        <w:rPr>
          <w:rFonts w:eastAsia="Times New Roman" w:cs="Times New Roman"/>
        </w:rPr>
        <w:t xml:space="preserve">Brain drain, also known as human capital flight, normally refers to the migration of well-educated, capable individuals </w:t>
      </w:r>
      <w:r w:rsidR="00BD09F1">
        <w:rPr>
          <w:rFonts w:eastAsia="Times New Roman" w:cs="Times New Roman"/>
        </w:rPr>
        <w:t xml:space="preserve">to seek </w:t>
      </w:r>
      <w:r w:rsidR="003E0FE4">
        <w:rPr>
          <w:rFonts w:eastAsia="Times New Roman" w:cs="Times New Roman"/>
        </w:rPr>
        <w:t xml:space="preserve">out </w:t>
      </w:r>
      <w:r w:rsidR="003E0FE4" w:rsidRPr="00DA757F">
        <w:rPr>
          <w:rFonts w:eastAsia="Times New Roman" w:cs="Times New Roman"/>
        </w:rPr>
        <w:t>better</w:t>
      </w:r>
      <w:r w:rsidR="00725C49" w:rsidRPr="00DA757F">
        <w:rPr>
          <w:rFonts w:eastAsia="Times New Roman" w:cs="Times New Roman"/>
        </w:rPr>
        <w:t xml:space="preserve"> conditions. As a result, the places of their origin </w:t>
      </w:r>
      <w:r w:rsidR="00D462FF">
        <w:rPr>
          <w:rFonts w:eastAsia="Times New Roman" w:cs="Times New Roman"/>
        </w:rPr>
        <w:t>suffer a “drain” of human capital</w:t>
      </w:r>
      <w:r w:rsidR="00725C49" w:rsidRPr="00DA757F">
        <w:rPr>
          <w:rFonts w:eastAsia="Times New Roman" w:cs="Times New Roman"/>
        </w:rPr>
        <w:t xml:space="preserve">. </w:t>
      </w:r>
      <w:r w:rsidR="00AD121D" w:rsidRPr="00DA757F">
        <w:rPr>
          <w:rFonts w:eastAsia="Times New Roman" w:cs="Times New Roman"/>
        </w:rPr>
        <w:t xml:space="preserve">Demands for admission to flagships schools increased, </w:t>
      </w:r>
      <w:r w:rsidR="00CF3D08">
        <w:rPr>
          <w:rFonts w:eastAsia="Times New Roman" w:cs="Times New Roman"/>
        </w:rPr>
        <w:t>since</w:t>
      </w:r>
      <w:r w:rsidR="00CF3D08" w:rsidRPr="00DA757F">
        <w:rPr>
          <w:rFonts w:eastAsia="Times New Roman" w:cs="Times New Roman"/>
        </w:rPr>
        <w:t xml:space="preserve"> these</w:t>
      </w:r>
      <w:r w:rsidR="00725C49" w:rsidRPr="00DA757F">
        <w:rPr>
          <w:rFonts w:eastAsia="Times New Roman" w:cs="Times New Roman"/>
        </w:rPr>
        <w:t xml:space="preserve"> schools</w:t>
      </w:r>
      <w:r w:rsidR="00AD121D" w:rsidRPr="00DA757F">
        <w:rPr>
          <w:rFonts w:eastAsia="Times New Roman" w:cs="Times New Roman"/>
        </w:rPr>
        <w:t xml:space="preserve"> were the most affected by TTPP</w:t>
      </w:r>
      <w:r w:rsidR="0079086F" w:rsidRPr="00DA757F">
        <w:rPr>
          <w:rFonts w:eastAsia="Times New Roman" w:cs="Times New Roman"/>
        </w:rPr>
        <w:t>.</w:t>
      </w:r>
      <w:r w:rsidR="00AD121D" w:rsidRPr="00DA757F">
        <w:rPr>
          <w:rFonts w:eastAsia="Times New Roman" w:cs="Times New Roman"/>
        </w:rPr>
        <w:t xml:space="preserve"> </w:t>
      </w:r>
      <w:r w:rsidR="0079086F" w:rsidRPr="00DA757F">
        <w:rPr>
          <w:rFonts w:eastAsia="Times New Roman" w:cs="Times New Roman"/>
        </w:rPr>
        <w:t>This increased demand and the scarcity of admission positions led to fears</w:t>
      </w:r>
      <w:r w:rsidR="00725C49" w:rsidRPr="00DA757F">
        <w:rPr>
          <w:rFonts w:eastAsia="Times New Roman" w:cs="Times New Roman"/>
        </w:rPr>
        <w:t xml:space="preserve"> </w:t>
      </w:r>
      <w:r w:rsidR="00AD121D" w:rsidRPr="00DA757F">
        <w:rPr>
          <w:rFonts w:eastAsia="Times New Roman" w:cs="Times New Roman"/>
        </w:rPr>
        <w:t xml:space="preserve">that the second deciles of highly competitive high schools were edged out. </w:t>
      </w:r>
      <w:r w:rsidR="00725C49" w:rsidRPr="00DA757F">
        <w:rPr>
          <w:rFonts w:eastAsia="Times New Roman" w:cs="Times New Roman"/>
        </w:rPr>
        <w:t xml:space="preserve"> The assumption of these brain drain concerns </w:t>
      </w:r>
      <w:r w:rsidR="00827B50" w:rsidRPr="00DA757F">
        <w:rPr>
          <w:rFonts w:eastAsia="Times New Roman" w:cs="Times New Roman"/>
        </w:rPr>
        <w:t>is</w:t>
      </w:r>
      <w:r w:rsidR="00725C49" w:rsidRPr="00DA757F">
        <w:rPr>
          <w:rFonts w:eastAsia="Times New Roman" w:cs="Times New Roman"/>
        </w:rPr>
        <w:t xml:space="preserve"> that these otherwise highly qualified students would leave Texas for post-secondary education</w:t>
      </w:r>
      <w:r w:rsidR="0079086F" w:rsidRPr="00DA757F">
        <w:rPr>
          <w:rFonts w:eastAsia="Times New Roman" w:cs="Times New Roman"/>
        </w:rPr>
        <w:t xml:space="preserve"> in other states</w:t>
      </w:r>
      <w:r w:rsidR="00725C49" w:rsidRPr="00DA757F">
        <w:rPr>
          <w:rFonts w:eastAsia="Times New Roman" w:cs="Times New Roman"/>
        </w:rPr>
        <w:t xml:space="preserve"> after being “squeezed out” of admission by students in the upper decile of non-competitive high schools.</w:t>
      </w:r>
    </w:p>
    <w:p w14:paraId="09C93293" w14:textId="78072B55" w:rsidR="00AD121D" w:rsidRPr="00DA757F" w:rsidRDefault="00AD121D" w:rsidP="00AB3753">
      <w:pPr>
        <w:spacing w:line="480" w:lineRule="auto"/>
        <w:rPr>
          <w:rFonts w:eastAsia="Times New Roman" w:cs="Times New Roman"/>
        </w:rPr>
      </w:pPr>
    </w:p>
    <w:p w14:paraId="4788FC83" w14:textId="7EEC6904" w:rsidR="00AB3753" w:rsidRPr="00DA757F" w:rsidRDefault="00AD121D" w:rsidP="00AB3753">
      <w:pPr>
        <w:spacing w:line="480" w:lineRule="auto"/>
        <w:rPr>
          <w:rFonts w:eastAsia="Times New Roman" w:cs="Times New Roman"/>
        </w:rPr>
      </w:pPr>
      <w:r w:rsidRPr="00DA757F">
        <w:rPr>
          <w:rFonts w:eastAsia="Times New Roman" w:cs="Times New Roman"/>
        </w:rPr>
        <w:t>Using the same economic stra</w:t>
      </w:r>
      <w:r w:rsidR="009E6789" w:rsidRPr="00DA757F">
        <w:rPr>
          <w:rFonts w:eastAsia="Times New Roman" w:cs="Times New Roman"/>
        </w:rPr>
        <w:t>ta as in the previous study, a new study</w:t>
      </w:r>
      <w:r w:rsidRPr="00DA757F">
        <w:rPr>
          <w:rFonts w:eastAsia="Times New Roman" w:cs="Times New Roman"/>
        </w:rPr>
        <w:t xml:space="preserve"> </w:t>
      </w:r>
      <w:r w:rsidR="00AB3753" w:rsidRPr="00DA757F">
        <w:rPr>
          <w:rFonts w:eastAsia="Times New Roman" w:cs="Times New Roman"/>
        </w:rPr>
        <w:t xml:space="preserve">examined the </w:t>
      </w:r>
      <w:r w:rsidR="009E6789" w:rsidRPr="00DA757F">
        <w:rPr>
          <w:rFonts w:eastAsia="Times New Roman" w:cs="Times New Roman"/>
        </w:rPr>
        <w:t>stated preferences and ultimate enrollment decisions of a representative sample of seniors across the economic strata of high schools</w:t>
      </w:r>
      <w:r w:rsidR="0079086F" w:rsidRPr="00DA757F">
        <w:rPr>
          <w:rFonts w:eastAsia="Times New Roman" w:cs="Times New Roman"/>
        </w:rPr>
        <w:t xml:space="preserve"> with special attention paid to the </w:t>
      </w:r>
      <w:r w:rsidR="00AB3753" w:rsidRPr="00DA757F">
        <w:rPr>
          <w:rFonts w:eastAsia="Times New Roman" w:cs="Times New Roman"/>
        </w:rPr>
        <w:t>placement of second decile students among flagship, two-year state schools, and out-of-state schools.</w:t>
      </w:r>
      <w:r w:rsidR="00725C49" w:rsidRPr="00DA757F">
        <w:rPr>
          <w:rFonts w:eastAsia="Times New Roman" w:cs="Times New Roman"/>
        </w:rPr>
        <w:t xml:space="preserve"> </w:t>
      </w:r>
      <w:r w:rsidR="00AB3753" w:rsidRPr="00DA757F">
        <w:rPr>
          <w:rFonts w:eastAsia="Times New Roman" w:cs="Times New Roman"/>
        </w:rPr>
        <w:t xml:space="preserve"> </w:t>
      </w:r>
      <w:r w:rsidR="0079086F" w:rsidRPr="00DA757F">
        <w:rPr>
          <w:rFonts w:eastAsia="Times New Roman" w:cs="Times New Roman"/>
        </w:rPr>
        <w:t>The</w:t>
      </w:r>
      <w:r w:rsidR="009E6789" w:rsidRPr="00DA757F">
        <w:rPr>
          <w:rFonts w:eastAsia="Times New Roman" w:cs="Times New Roman"/>
        </w:rPr>
        <w:t xml:space="preserve"> upper </w:t>
      </w:r>
      <w:r w:rsidR="0079086F" w:rsidRPr="00DA757F">
        <w:rPr>
          <w:rFonts w:eastAsia="Times New Roman" w:cs="Times New Roman"/>
        </w:rPr>
        <w:t>decile of feeder schools was</w:t>
      </w:r>
      <w:r w:rsidR="009E6789" w:rsidRPr="00DA757F">
        <w:rPr>
          <w:rFonts w:eastAsia="Times New Roman" w:cs="Times New Roman"/>
        </w:rPr>
        <w:t xml:space="preserve"> more likely to both prefer and ultimately attend flagship schools when compared with</w:t>
      </w:r>
      <w:r w:rsidR="003258ED" w:rsidRPr="00DA757F">
        <w:rPr>
          <w:rFonts w:eastAsia="Times New Roman" w:cs="Times New Roman"/>
        </w:rPr>
        <w:t xml:space="preserve"> their rank-equivalent at typical high schools. The </w:t>
      </w:r>
      <w:r w:rsidR="00827B50" w:rsidRPr="00DA757F">
        <w:rPr>
          <w:rFonts w:eastAsia="Times New Roman" w:cs="Times New Roman"/>
        </w:rPr>
        <w:t>first</w:t>
      </w:r>
      <w:r w:rsidR="003258ED" w:rsidRPr="00DA757F">
        <w:rPr>
          <w:rFonts w:eastAsia="Times New Roman" w:cs="Times New Roman"/>
        </w:rPr>
        <w:t xml:space="preserve"> </w:t>
      </w:r>
      <w:r w:rsidR="00827B50" w:rsidRPr="00DA757F">
        <w:rPr>
          <w:rFonts w:eastAsia="Times New Roman" w:cs="Times New Roman"/>
        </w:rPr>
        <w:t>quintile</w:t>
      </w:r>
      <w:r w:rsidR="003258ED" w:rsidRPr="00DA757F">
        <w:rPr>
          <w:rFonts w:eastAsia="Times New Roman" w:cs="Times New Roman"/>
        </w:rPr>
        <w:t xml:space="preserve"> of feeder schools had a higher stated preference </w:t>
      </w:r>
      <w:r w:rsidR="009B3D43" w:rsidRPr="00DA757F">
        <w:rPr>
          <w:rFonts w:eastAsia="Times New Roman" w:cs="Times New Roman"/>
        </w:rPr>
        <w:t xml:space="preserve">than other seniors </w:t>
      </w:r>
      <w:r w:rsidR="003258ED" w:rsidRPr="00DA757F">
        <w:rPr>
          <w:rFonts w:eastAsia="Times New Roman" w:cs="Times New Roman"/>
        </w:rPr>
        <w:t xml:space="preserve">for out-of-state schools </w:t>
      </w:r>
      <w:r w:rsidR="009B3D43" w:rsidRPr="00DA757F">
        <w:rPr>
          <w:rFonts w:eastAsia="Times New Roman" w:cs="Times New Roman"/>
        </w:rPr>
        <w:t>as</w:t>
      </w:r>
      <w:r w:rsidR="003258ED" w:rsidRPr="00DA757F">
        <w:rPr>
          <w:rFonts w:eastAsia="Times New Roman" w:cs="Times New Roman"/>
        </w:rPr>
        <w:t xml:space="preserve"> both their first and second choice. </w:t>
      </w:r>
      <w:r w:rsidR="00827B50" w:rsidRPr="00DA757F">
        <w:rPr>
          <w:rFonts w:eastAsia="Times New Roman" w:cs="Times New Roman"/>
        </w:rPr>
        <w:t xml:space="preserve"> The second decile of these schools were just as likely as the upper decile to have these preferences, so it is unlikely that they are contingent on</w:t>
      </w:r>
      <w:r w:rsidR="003258ED" w:rsidRPr="00DA757F">
        <w:rPr>
          <w:rFonts w:eastAsia="Times New Roman" w:cs="Times New Roman"/>
        </w:rPr>
        <w:t xml:space="preserve"> perceptions about their chances of acceptance at an in-state flagship</w:t>
      </w:r>
      <w:r w:rsidR="00827B50" w:rsidRPr="00DA757F">
        <w:rPr>
          <w:rFonts w:eastAsia="Times New Roman" w:cs="Times New Roman"/>
        </w:rPr>
        <w:t>.</w:t>
      </w:r>
      <w:r w:rsidR="009E6789" w:rsidRPr="00DA757F">
        <w:rPr>
          <w:rFonts w:eastAsia="Times New Roman" w:cs="Times New Roman"/>
        </w:rPr>
        <w:t xml:space="preserve"> </w:t>
      </w:r>
      <w:r w:rsidR="00AB3753" w:rsidRPr="00DA757F">
        <w:rPr>
          <w:rFonts w:eastAsia="Times New Roman" w:cs="Times New Roman"/>
        </w:rPr>
        <w:t>Of</w:t>
      </w:r>
      <w:r w:rsidR="003258ED" w:rsidRPr="00DA757F">
        <w:rPr>
          <w:rFonts w:eastAsia="Times New Roman" w:cs="Times New Roman"/>
        </w:rPr>
        <w:t xml:space="preserve"> second decile students at </w:t>
      </w:r>
      <w:r w:rsidR="00AB3753" w:rsidRPr="00DA757F">
        <w:rPr>
          <w:rFonts w:eastAsia="Times New Roman" w:cs="Times New Roman"/>
        </w:rPr>
        <w:t>feeder schools who stated flagship schools as their top preference, 96% attend in the fall</w:t>
      </w:r>
      <w:r w:rsidR="001F6FAD" w:rsidRPr="00DA757F">
        <w:rPr>
          <w:rFonts w:eastAsia="Times New Roman" w:cs="Times New Roman"/>
        </w:rPr>
        <w:t xml:space="preserve"> (seen in the figure below)</w:t>
      </w:r>
      <w:r w:rsidR="00AB3753" w:rsidRPr="00DA757F">
        <w:rPr>
          <w:rFonts w:eastAsia="Times New Roman" w:cs="Times New Roman"/>
        </w:rPr>
        <w:t>.</w:t>
      </w:r>
      <w:r w:rsidR="0079086F" w:rsidRPr="00DA757F">
        <w:rPr>
          <w:rFonts w:eastAsia="Times New Roman" w:cs="Times New Roman"/>
        </w:rPr>
        <w:t xml:space="preserve"> It appears for students at these </w:t>
      </w:r>
      <w:r w:rsidR="007E5CEE">
        <w:rPr>
          <w:rFonts w:eastAsia="Times New Roman" w:cs="Times New Roman"/>
        </w:rPr>
        <w:t>schools</w:t>
      </w:r>
      <w:r w:rsidR="0079086F" w:rsidRPr="00DA757F">
        <w:rPr>
          <w:rFonts w:eastAsia="Times New Roman" w:cs="Times New Roman"/>
        </w:rPr>
        <w:t>, their application credentials other than class rank are strong enough for admittance.</w:t>
      </w:r>
      <w:r w:rsidR="00AB3753" w:rsidRPr="00DA757F">
        <w:rPr>
          <w:rFonts w:eastAsia="Times New Roman" w:cs="Times New Roman"/>
        </w:rPr>
        <w:t xml:space="preserve"> </w:t>
      </w:r>
      <w:r w:rsidR="00827B50" w:rsidRPr="00DA757F">
        <w:rPr>
          <w:rFonts w:eastAsia="Times New Roman" w:cs="Times New Roman"/>
        </w:rPr>
        <w:t xml:space="preserve">This empirical evidence confirms that students at feeder schools have an advantage over other students and refutes the hypothesis of a brain drain in Texas </w:t>
      </w:r>
      <w:sdt>
        <w:sdtPr>
          <w:rPr>
            <w:rFonts w:eastAsia="Times New Roman" w:cs="Times New Roman"/>
          </w:rPr>
          <w:id w:val="-14619018"/>
          <w:citation/>
        </w:sdtPr>
        <w:sdtContent>
          <w:r w:rsidR="00827B50" w:rsidRPr="00DA757F">
            <w:rPr>
              <w:rFonts w:eastAsia="Times New Roman" w:cs="Times New Roman"/>
            </w:rPr>
            <w:fldChar w:fldCharType="begin"/>
          </w:r>
          <w:r w:rsidR="00827B50" w:rsidRPr="00DA757F">
            <w:rPr>
              <w:rFonts w:eastAsia="Times New Roman" w:cs="Times New Roman"/>
            </w:rPr>
            <w:instrText xml:space="preserve"> CITATION Tie06 \l 1033 </w:instrText>
          </w:r>
          <w:r w:rsidR="00827B50" w:rsidRPr="00DA757F">
            <w:rPr>
              <w:rFonts w:eastAsia="Times New Roman" w:cs="Times New Roman"/>
            </w:rPr>
            <w:fldChar w:fldCharType="separate"/>
          </w:r>
          <w:r w:rsidR="00ED343A" w:rsidRPr="00ED343A">
            <w:rPr>
              <w:rFonts w:eastAsia="Times New Roman" w:cs="Times New Roman"/>
              <w:noProof/>
            </w:rPr>
            <w:t>(Tienda &amp; Niu, Flagships, Feeders, and the Texas Top 10% Law: A Test of the "Brain Drain" Hypothesis, 2006)</w:t>
          </w:r>
          <w:r w:rsidR="00827B50" w:rsidRPr="00DA757F">
            <w:rPr>
              <w:rFonts w:eastAsia="Times New Roman" w:cs="Times New Roman"/>
            </w:rPr>
            <w:fldChar w:fldCharType="end"/>
          </w:r>
        </w:sdtContent>
      </w:sdt>
      <w:r w:rsidR="00827B50" w:rsidRPr="00DA757F">
        <w:rPr>
          <w:rFonts w:eastAsia="Times New Roman" w:cs="Times New Roman"/>
        </w:rPr>
        <w:t>.</w:t>
      </w:r>
      <w:r w:rsidR="001F6FAD" w:rsidRPr="00DA757F">
        <w:rPr>
          <w:rFonts w:eastAsia="Times New Roman" w:cs="Times New Roman"/>
        </w:rPr>
        <w:t xml:space="preserve"> </w:t>
      </w:r>
    </w:p>
    <w:p w14:paraId="479AF821" w14:textId="77777777" w:rsidR="0079086F" w:rsidRPr="007C3B14" w:rsidRDefault="0079086F" w:rsidP="00AB3753">
      <w:pPr>
        <w:spacing w:line="480" w:lineRule="auto"/>
        <w:rPr>
          <w:rFonts w:eastAsia="Times New Roman" w:cs="Times New Roman"/>
        </w:rPr>
      </w:pPr>
    </w:p>
    <w:p w14:paraId="075409BD" w14:textId="08E43469" w:rsidR="00DA2968" w:rsidRPr="00DA757F" w:rsidRDefault="00DA2968" w:rsidP="00AB3753">
      <w:pPr>
        <w:spacing w:line="480" w:lineRule="auto"/>
        <w:rPr>
          <w:rFonts w:eastAsia="Times New Roman" w:cs="Times New Roman"/>
        </w:rPr>
      </w:pPr>
      <w:r w:rsidRPr="00DA757F">
        <w:rPr>
          <w:rFonts w:eastAsia="Times New Roman" w:cs="Times New Roman"/>
          <w:noProof/>
        </w:rPr>
        <w:drawing>
          <wp:inline distT="0" distB="0" distL="0" distR="0" wp14:anchorId="35BB4F5A" wp14:editId="0E78987A">
            <wp:extent cx="5486400" cy="4160520"/>
            <wp:effectExtent l="0" t="0" r="0" b="5080"/>
            <wp:docPr id="4" name="Picture 3" descr="Screen Shot 2015-12-07 at 5.4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12-07 at 5.42.10 PM.png"/>
                    <pic:cNvPicPr>
                      <a:picLocks noChangeAspect="1"/>
                    </pic:cNvPicPr>
                  </pic:nvPicPr>
                  <pic:blipFill rotWithShape="1">
                    <a:blip r:embed="rId16">
                      <a:extLst>
                        <a:ext uri="{28A0092B-C50C-407E-A947-70E740481C1C}">
                          <a14:useLocalDpi xmlns:a14="http://schemas.microsoft.com/office/drawing/2010/main" val="0"/>
                        </a:ext>
                      </a:extLst>
                    </a:blip>
                    <a:srcRect l="2870" t="2644" r="5540" b="3342"/>
                    <a:stretch/>
                  </pic:blipFill>
                  <pic:spPr>
                    <a:xfrm>
                      <a:off x="0" y="0"/>
                      <a:ext cx="5486400" cy="4160520"/>
                    </a:xfrm>
                    <a:prstGeom prst="rect">
                      <a:avLst/>
                    </a:prstGeom>
                  </pic:spPr>
                </pic:pic>
              </a:graphicData>
            </a:graphic>
          </wp:inline>
        </w:drawing>
      </w:r>
    </w:p>
    <w:p w14:paraId="19AF3595" w14:textId="57FAF771" w:rsidR="00AB3753" w:rsidRPr="007C3B14" w:rsidRDefault="00FA2672" w:rsidP="00AB3753">
      <w:pPr>
        <w:spacing w:line="480" w:lineRule="auto"/>
        <w:rPr>
          <w:rFonts w:eastAsia="Times New Roman" w:cs="Times New Roman"/>
        </w:rPr>
      </w:pPr>
      <w:sdt>
        <w:sdtPr>
          <w:rPr>
            <w:rFonts w:eastAsia="Times New Roman" w:cs="Times New Roman"/>
          </w:rPr>
          <w:id w:val="1944801871"/>
          <w:citation/>
        </w:sdtPr>
        <w:sdtContent>
          <w:r w:rsidR="0078785D">
            <w:rPr>
              <w:rFonts w:eastAsia="Times New Roman" w:cs="Times New Roman"/>
            </w:rPr>
            <w:fldChar w:fldCharType="begin"/>
          </w:r>
          <w:r w:rsidR="0078785D">
            <w:rPr>
              <w:rFonts w:eastAsia="Times New Roman" w:cs="Times New Roman"/>
            </w:rPr>
            <w:instrText xml:space="preserve"> CITATION Tie06 \l 1033 </w:instrText>
          </w:r>
          <w:r w:rsidR="0078785D">
            <w:rPr>
              <w:rFonts w:eastAsia="Times New Roman" w:cs="Times New Roman"/>
            </w:rPr>
            <w:fldChar w:fldCharType="separate"/>
          </w:r>
          <w:r w:rsidR="00ED343A" w:rsidRPr="00ED343A">
            <w:rPr>
              <w:rFonts w:eastAsia="Times New Roman" w:cs="Times New Roman"/>
              <w:noProof/>
            </w:rPr>
            <w:t>(Tienda &amp; Niu, Flagships, Feeders, and the Texas Top 10% Law: A Test of the "Brain Drain" Hypothesis, 2006)</w:t>
          </w:r>
          <w:r w:rsidR="0078785D">
            <w:rPr>
              <w:rFonts w:eastAsia="Times New Roman" w:cs="Times New Roman"/>
            </w:rPr>
            <w:fldChar w:fldCharType="end"/>
          </w:r>
        </w:sdtContent>
      </w:sdt>
    </w:p>
    <w:p w14:paraId="61B178D6" w14:textId="77777777" w:rsidR="0078785D" w:rsidRDefault="0078785D" w:rsidP="00AB3753">
      <w:pPr>
        <w:spacing w:line="480" w:lineRule="auto"/>
        <w:rPr>
          <w:rFonts w:eastAsia="Times New Roman" w:cs="Times New Roman"/>
          <w:i/>
        </w:rPr>
      </w:pPr>
    </w:p>
    <w:p w14:paraId="30071A9F" w14:textId="5B1EE852" w:rsidR="002A0878" w:rsidRDefault="002A0878" w:rsidP="00AB3753">
      <w:pPr>
        <w:spacing w:line="480" w:lineRule="auto"/>
        <w:rPr>
          <w:rFonts w:eastAsia="Times New Roman" w:cs="Times New Roman"/>
          <w:i/>
        </w:rPr>
      </w:pPr>
      <w:r w:rsidRPr="0006480E">
        <w:rPr>
          <w:rFonts w:eastAsia="Times New Roman" w:cs="Times New Roman"/>
          <w:i/>
        </w:rPr>
        <w:t xml:space="preserve">Performance of Longhorn/Century Scholars and </w:t>
      </w:r>
      <w:r w:rsidR="00F15342">
        <w:rPr>
          <w:rFonts w:eastAsia="Times New Roman" w:cs="Times New Roman"/>
          <w:i/>
        </w:rPr>
        <w:t>A</w:t>
      </w:r>
      <w:r w:rsidRPr="0006480E">
        <w:rPr>
          <w:rFonts w:eastAsia="Times New Roman" w:cs="Times New Roman"/>
          <w:i/>
        </w:rPr>
        <w:t xml:space="preserve">ffluent </w:t>
      </w:r>
      <w:r w:rsidR="00F15342">
        <w:rPr>
          <w:rFonts w:eastAsia="Times New Roman" w:cs="Times New Roman"/>
          <w:i/>
        </w:rPr>
        <w:t>S</w:t>
      </w:r>
      <w:r w:rsidRPr="0006480E">
        <w:rPr>
          <w:rFonts w:eastAsia="Times New Roman" w:cs="Times New Roman"/>
          <w:i/>
        </w:rPr>
        <w:t>tudents</w:t>
      </w:r>
      <w:r w:rsidR="00255858">
        <w:rPr>
          <w:rFonts w:eastAsia="Times New Roman" w:cs="Times New Roman"/>
          <w:i/>
        </w:rPr>
        <w:t xml:space="preserve"> </w:t>
      </w:r>
    </w:p>
    <w:p w14:paraId="1308C491" w14:textId="53E79990" w:rsidR="004652E0" w:rsidRDefault="004652E0" w:rsidP="00AB3753">
      <w:pPr>
        <w:spacing w:line="480" w:lineRule="auto"/>
      </w:pPr>
      <w:r>
        <w:rPr>
          <w:rFonts w:eastAsia="Times New Roman" w:cs="Times New Roman"/>
        </w:rPr>
        <w:t xml:space="preserve">One of the criticisms of the TTPP is based on the mismatch theory. This theory suggests that </w:t>
      </w:r>
      <w:r>
        <w:t xml:space="preserve">students who are the beneficiaries of the affirmative action preference are placed in universities where they cannot be competitive and would instead thrive at less competitive schools </w:t>
      </w:r>
      <w:sdt>
        <w:sdtPr>
          <w:id w:val="-1193603841"/>
          <w:citation/>
        </w:sdtPr>
        <w:sdtContent>
          <w:r>
            <w:fldChar w:fldCharType="begin"/>
          </w:r>
          <w:r>
            <w:instrText xml:space="preserve"> CITATION San12 \l 1033 </w:instrText>
          </w:r>
          <w:r>
            <w:fldChar w:fldCharType="separate"/>
          </w:r>
          <w:r w:rsidR="00ED343A">
            <w:rPr>
              <w:noProof/>
            </w:rPr>
            <w:t>(Sander &amp; Taylor Jr., 2012)</w:t>
          </w:r>
          <w:r>
            <w:fldChar w:fldCharType="end"/>
          </w:r>
        </w:sdtContent>
      </w:sdt>
      <w:r>
        <w:t xml:space="preserve">. </w:t>
      </w:r>
      <w:r w:rsidR="00532AD0">
        <w:t>Critics of the TTPP (and other preference policies) argue that students who benefit from this plan are from lower resourced schools and are not well prepared for college study</w:t>
      </w:r>
      <w:r w:rsidR="0078744D">
        <w:t>, while counterarguments have been made that students in the top decile of lower resourced schools should perform well partly due to a strong motivation to excel</w:t>
      </w:r>
      <w:sdt>
        <w:sdtPr>
          <w:id w:val="107704450"/>
          <w:citation/>
        </w:sdtPr>
        <w:sdtContent>
          <w:r w:rsidR="00532AD0">
            <w:fldChar w:fldCharType="begin"/>
          </w:r>
          <w:r w:rsidR="00532AD0">
            <w:instrText xml:space="preserve"> CITATION Niu101 \l 1033 </w:instrText>
          </w:r>
          <w:r w:rsidR="00532AD0">
            <w:fldChar w:fldCharType="separate"/>
          </w:r>
          <w:r w:rsidR="00ED343A">
            <w:rPr>
              <w:noProof/>
            </w:rPr>
            <w:t xml:space="preserve"> (Niu &amp; Tienda, 2010)</w:t>
          </w:r>
          <w:r w:rsidR="00532AD0">
            <w:fldChar w:fldCharType="end"/>
          </w:r>
        </w:sdtContent>
      </w:sdt>
      <w:r w:rsidR="00532AD0">
        <w:t xml:space="preserve">. </w:t>
      </w:r>
      <w:r w:rsidR="0078744D">
        <w:t xml:space="preserve">A study of Longhorn and Century high school students </w:t>
      </w:r>
      <w:r w:rsidR="005F02B9">
        <w:t>between 1990 and 2003 examines these claims.</w:t>
      </w:r>
      <w:r w:rsidR="00A04417">
        <w:t xml:space="preserve"> This study compared the academic performance of the top decile students at Longhorn and Century high schools with the performance of students that were most likely to be displaced by the TTPP, the third decile or below at affluent and feeder schools.</w:t>
      </w:r>
    </w:p>
    <w:p w14:paraId="727F3153" w14:textId="77777777" w:rsidR="00532AD0" w:rsidRDefault="00532AD0" w:rsidP="00AB3753">
      <w:pPr>
        <w:spacing w:line="480" w:lineRule="auto"/>
        <w:rPr>
          <w:ins w:id="22" w:author="Erica Kilbride" w:date="2015-12-10T12:29:00Z"/>
          <w:rFonts w:eastAsia="Times New Roman" w:cs="Times New Roman"/>
        </w:rPr>
      </w:pPr>
    </w:p>
    <w:p w14:paraId="5D5B7BF4" w14:textId="76FB01CD" w:rsidR="00AB3753" w:rsidRDefault="00157CA6" w:rsidP="00AB3753">
      <w:pPr>
        <w:spacing w:line="480" w:lineRule="auto"/>
        <w:rPr>
          <w:rFonts w:eastAsia="Times New Roman" w:cs="Times New Roman"/>
        </w:rPr>
      </w:pPr>
      <w:r w:rsidRPr="00DA757F">
        <w:rPr>
          <w:rFonts w:eastAsia="Times New Roman" w:cs="Times New Roman"/>
        </w:rPr>
        <w:t xml:space="preserve">In comparing </w:t>
      </w:r>
      <w:r w:rsidR="00AB3753" w:rsidRPr="00DA757F">
        <w:rPr>
          <w:rFonts w:eastAsia="Times New Roman" w:cs="Times New Roman"/>
        </w:rPr>
        <w:t>the college performance of top deci</w:t>
      </w:r>
      <w:r w:rsidRPr="00DA757F">
        <w:rPr>
          <w:rFonts w:eastAsia="Times New Roman" w:cs="Times New Roman"/>
        </w:rPr>
        <w:t>le students at Longhorn/Century</w:t>
      </w:r>
      <w:r w:rsidR="00AB3753" w:rsidRPr="00DA757F">
        <w:rPr>
          <w:rFonts w:eastAsia="Times New Roman" w:cs="Times New Roman"/>
        </w:rPr>
        <w:t xml:space="preserve"> high schools with those from affluent/feeder schools who were not in the top decile but had higher test scores</w:t>
      </w:r>
      <w:r w:rsidRPr="00DA757F">
        <w:rPr>
          <w:rFonts w:eastAsia="Times New Roman" w:cs="Times New Roman"/>
        </w:rPr>
        <w:t>, Longhorn/Century students performed as well as</w:t>
      </w:r>
      <w:r w:rsidR="0078785D">
        <w:rPr>
          <w:rFonts w:eastAsia="Times New Roman" w:cs="Times New Roman"/>
        </w:rPr>
        <w:t xml:space="preserve"> or better than the</w:t>
      </w:r>
      <w:r w:rsidR="00AB3753" w:rsidRPr="00DA757F">
        <w:rPr>
          <w:rFonts w:eastAsia="Times New Roman" w:cs="Times New Roman"/>
        </w:rPr>
        <w:t xml:space="preserve"> other students</w:t>
      </w:r>
      <w:r w:rsidRPr="00DA757F">
        <w:rPr>
          <w:rFonts w:eastAsia="Times New Roman" w:cs="Times New Roman"/>
        </w:rPr>
        <w:t xml:space="preserve">. </w:t>
      </w:r>
      <w:r w:rsidR="0078785D">
        <w:rPr>
          <w:rFonts w:eastAsia="Times New Roman" w:cs="Times New Roman"/>
        </w:rPr>
        <w:t xml:space="preserve"> The figure below shows the academic performance of both groups across multiple measures:</w:t>
      </w:r>
    </w:p>
    <w:p w14:paraId="70841F18" w14:textId="5B27267B" w:rsidR="0078785D" w:rsidRPr="00DA757F" w:rsidRDefault="0078785D" w:rsidP="00AB3753">
      <w:pPr>
        <w:spacing w:line="480" w:lineRule="auto"/>
        <w:rPr>
          <w:rFonts w:eastAsia="Times New Roman" w:cs="Times New Roman"/>
        </w:rPr>
      </w:pPr>
      <w:r>
        <w:rPr>
          <w:rFonts w:eastAsia="Times New Roman" w:cs="Times New Roman"/>
          <w:noProof/>
        </w:rPr>
        <w:drawing>
          <wp:inline distT="0" distB="0" distL="0" distR="0" wp14:anchorId="07FC1D6B" wp14:editId="7DEF31A8">
            <wp:extent cx="5473700" cy="73406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0 at 1.50.04 PM.png"/>
                    <pic:cNvPicPr/>
                  </pic:nvPicPr>
                  <pic:blipFill>
                    <a:blip r:embed="rId17">
                      <a:extLst>
                        <a:ext uri="{28A0092B-C50C-407E-A947-70E740481C1C}">
                          <a14:useLocalDpi xmlns:a14="http://schemas.microsoft.com/office/drawing/2010/main" val="0"/>
                        </a:ext>
                      </a:extLst>
                    </a:blip>
                    <a:stretch>
                      <a:fillRect/>
                    </a:stretch>
                  </pic:blipFill>
                  <pic:spPr>
                    <a:xfrm>
                      <a:off x="0" y="0"/>
                      <a:ext cx="5473700" cy="7340600"/>
                    </a:xfrm>
                    <a:prstGeom prst="rect">
                      <a:avLst/>
                    </a:prstGeom>
                  </pic:spPr>
                </pic:pic>
              </a:graphicData>
            </a:graphic>
          </wp:inline>
        </w:drawing>
      </w:r>
    </w:p>
    <w:p w14:paraId="1AB2CB5B" w14:textId="3AB08A1D" w:rsidR="00AB3753" w:rsidRDefault="00FA2672" w:rsidP="00AB3753">
      <w:pPr>
        <w:spacing w:line="480" w:lineRule="auto"/>
        <w:rPr>
          <w:ins w:id="23" w:author="Erica Kilbride" w:date="2015-12-10T13:52:00Z"/>
          <w:rFonts w:eastAsia="Times New Roman" w:cs="Times New Roman"/>
        </w:rPr>
      </w:pPr>
      <w:sdt>
        <w:sdtPr>
          <w:rPr>
            <w:rFonts w:eastAsia="Times New Roman" w:cs="Times New Roman"/>
          </w:rPr>
          <w:id w:val="-149761037"/>
          <w:citation/>
        </w:sdtPr>
        <w:sdtContent>
          <w:r w:rsidR="0078785D">
            <w:rPr>
              <w:rFonts w:eastAsia="Times New Roman" w:cs="Times New Roman"/>
            </w:rPr>
            <w:fldChar w:fldCharType="begin"/>
          </w:r>
          <w:r w:rsidR="0078785D">
            <w:rPr>
              <w:rFonts w:eastAsia="Times New Roman" w:cs="Times New Roman"/>
            </w:rPr>
            <w:instrText xml:space="preserve"> CITATION Niu101 \l 1033 </w:instrText>
          </w:r>
          <w:r w:rsidR="0078785D">
            <w:rPr>
              <w:rFonts w:eastAsia="Times New Roman" w:cs="Times New Roman"/>
            </w:rPr>
            <w:fldChar w:fldCharType="separate"/>
          </w:r>
          <w:r w:rsidR="00ED343A" w:rsidRPr="00ED343A">
            <w:rPr>
              <w:rFonts w:eastAsia="Times New Roman" w:cs="Times New Roman"/>
              <w:noProof/>
            </w:rPr>
            <w:t>(Niu &amp; Tienda, 2010)</w:t>
          </w:r>
          <w:r w:rsidR="0078785D">
            <w:rPr>
              <w:rFonts w:eastAsia="Times New Roman" w:cs="Times New Roman"/>
            </w:rPr>
            <w:fldChar w:fldCharType="end"/>
          </w:r>
        </w:sdtContent>
      </w:sdt>
    </w:p>
    <w:p w14:paraId="353D178C" w14:textId="77777777" w:rsidR="00892B68" w:rsidRPr="00532AD0" w:rsidRDefault="00892B68" w:rsidP="00892B68">
      <w:pPr>
        <w:spacing w:line="480" w:lineRule="auto"/>
        <w:rPr>
          <w:rFonts w:eastAsia="Times New Roman" w:cs="Times New Roman"/>
        </w:rPr>
      </w:pPr>
    </w:p>
    <w:p w14:paraId="03BD200B" w14:textId="75521FB6" w:rsidR="00892B68" w:rsidRPr="00DA757F" w:rsidRDefault="002F45A1" w:rsidP="00892B68">
      <w:pPr>
        <w:spacing w:line="480" w:lineRule="auto"/>
        <w:rPr>
          <w:rFonts w:eastAsia="Times New Roman" w:cs="Times New Roman"/>
        </w:rPr>
      </w:pPr>
      <w:r>
        <w:rPr>
          <w:rFonts w:eastAsia="Times New Roman" w:cs="Times New Roman"/>
        </w:rPr>
        <w:t>T</w:t>
      </w:r>
      <w:r w:rsidR="00892B68">
        <w:rPr>
          <w:rFonts w:eastAsia="Times New Roman" w:cs="Times New Roman"/>
        </w:rPr>
        <w:t>hese findings are for a very small subset of total admitted students. These students are targeted by flagship outreach programs and are provided support not available to applicants from other schools. A broader study might provide more empirical evidence to dispute the mismatch theory claim.</w:t>
      </w:r>
    </w:p>
    <w:p w14:paraId="14949D9D" w14:textId="77777777" w:rsidR="0078785D" w:rsidRPr="00DA757F" w:rsidRDefault="0078785D" w:rsidP="00AB3753">
      <w:pPr>
        <w:spacing w:line="480" w:lineRule="auto"/>
        <w:rPr>
          <w:rFonts w:eastAsia="Times New Roman" w:cs="Times New Roman"/>
        </w:rPr>
      </w:pPr>
    </w:p>
    <w:p w14:paraId="71A744DB" w14:textId="258C5A9A" w:rsidR="00AB3753" w:rsidRPr="00DA757F" w:rsidRDefault="004124C8" w:rsidP="00AB3753">
      <w:pPr>
        <w:spacing w:line="480" w:lineRule="auto"/>
        <w:rPr>
          <w:rFonts w:eastAsia="Times New Roman" w:cs="Times New Roman"/>
          <w:i/>
        </w:rPr>
      </w:pPr>
      <w:r w:rsidRPr="00DA757F">
        <w:rPr>
          <w:rFonts w:eastAsia="Times New Roman" w:cs="Times New Roman"/>
          <w:i/>
        </w:rPr>
        <w:t>Perverse Incentives</w:t>
      </w:r>
    </w:p>
    <w:p w14:paraId="57AEAEFC" w14:textId="712A5BDF" w:rsidR="00E80CDD" w:rsidRPr="0086513F" w:rsidRDefault="005E7BB4" w:rsidP="00AB3753">
      <w:pPr>
        <w:spacing w:line="480" w:lineRule="auto"/>
        <w:rPr>
          <w:rFonts w:eastAsia="Times New Roman" w:cs="Times New Roman"/>
        </w:rPr>
      </w:pPr>
      <w:r w:rsidRPr="00DA757F">
        <w:rPr>
          <w:rFonts w:eastAsia="Times New Roman" w:cs="Times New Roman"/>
        </w:rPr>
        <w:t>With any new policy, there is the risk of generating perverse incentives. While the TTPP was intended to increase diversity at state universities, there are concerns that</w:t>
      </w:r>
      <w:ins w:id="24" w:author="Laurie Kilbride" w:date="2015-12-11T08:38:00Z">
        <w:r w:rsidR="002F45A1">
          <w:rPr>
            <w:rFonts w:eastAsia="Times New Roman" w:cs="Times New Roman"/>
          </w:rPr>
          <w:t>,</w:t>
        </w:r>
      </w:ins>
      <w:r w:rsidRPr="00DA757F">
        <w:rPr>
          <w:rFonts w:eastAsia="Times New Roman" w:cs="Times New Roman"/>
        </w:rPr>
        <w:t xml:space="preserve"> because it is implemented and successful in an environment steeped in school segregation that underrepresented minorities have a perverse incentive to maintain or increase these levels of segregation.  In a study examining the strategic movement of second decile students between schools, it was found black and Hispanics had a lower probability of being in the top decile at integrated and majority white schools than in majority minority or predominantly minority schools </w:t>
      </w:r>
      <w:sdt>
        <w:sdtPr>
          <w:rPr>
            <w:rFonts w:eastAsia="Times New Roman" w:cs="Times New Roman"/>
          </w:rPr>
          <w:id w:val="-469672341"/>
          <w:citation/>
        </w:sdtPr>
        <w:sdtContent>
          <w:r w:rsidRPr="0086513F">
            <w:rPr>
              <w:rFonts w:eastAsia="Times New Roman" w:cs="Times New Roman"/>
            </w:rPr>
            <w:fldChar w:fldCharType="begin"/>
          </w:r>
          <w:r w:rsidRPr="0086513F">
            <w:rPr>
              <w:rFonts w:eastAsia="Times New Roman" w:cs="Times New Roman"/>
            </w:rPr>
            <w:instrText xml:space="preserve"> CITATION Cul13 \l 1033 </w:instrText>
          </w:r>
          <w:r w:rsidRPr="0086513F">
            <w:rPr>
              <w:rFonts w:eastAsia="Times New Roman" w:cs="Times New Roman"/>
            </w:rPr>
            <w:fldChar w:fldCharType="separate"/>
          </w:r>
          <w:r w:rsidR="00ED343A" w:rsidRPr="00ED343A">
            <w:rPr>
              <w:rFonts w:eastAsia="Times New Roman" w:cs="Times New Roman"/>
              <w:noProof/>
            </w:rPr>
            <w:t>(Cullen, Long, &amp; Reback, 2013)</w:t>
          </w:r>
          <w:r w:rsidRPr="0086513F">
            <w:rPr>
              <w:rFonts w:eastAsia="Times New Roman" w:cs="Times New Roman"/>
            </w:rPr>
            <w:fldChar w:fldCharType="end"/>
          </w:r>
        </w:sdtContent>
      </w:sdt>
      <w:r w:rsidRPr="0086513F">
        <w:rPr>
          <w:rFonts w:eastAsia="Times New Roman" w:cs="Times New Roman"/>
        </w:rPr>
        <w:t xml:space="preserve">. It was found that black and Hispanic students had more opportunity and motive than white students to strategically move from a competitive high school to a lower-resourced school. However, </w:t>
      </w:r>
      <w:r w:rsidR="00653750" w:rsidRPr="0086513F">
        <w:rPr>
          <w:rFonts w:eastAsia="Times New Roman" w:cs="Times New Roman"/>
        </w:rPr>
        <w:t xml:space="preserve">regardless of the race of the student making this strategic decision, the students negatively affected by this perverse incentive were almost always underrepresented minorities. </w:t>
      </w:r>
      <w:r w:rsidR="0086513F">
        <w:rPr>
          <w:rFonts w:eastAsia="Times New Roman" w:cs="Times New Roman"/>
        </w:rPr>
        <w:t xml:space="preserve"> The table below displays the percentage of the sample with opportunities and motive along with the take up rates for that subset.</w:t>
      </w:r>
    </w:p>
    <w:p w14:paraId="329A3694" w14:textId="77777777" w:rsidR="005E7BB4" w:rsidRPr="0086513F" w:rsidRDefault="005E7BB4" w:rsidP="00AB3753">
      <w:pPr>
        <w:spacing w:line="480" w:lineRule="auto"/>
        <w:rPr>
          <w:rFonts w:eastAsia="Times New Roman" w:cs="Times New Roman"/>
        </w:rPr>
      </w:pPr>
    </w:p>
    <w:p w14:paraId="612C8C21" w14:textId="77A95827" w:rsidR="005E7BB4" w:rsidRPr="0086513F" w:rsidRDefault="005E7BB4" w:rsidP="00AB3753">
      <w:pPr>
        <w:spacing w:line="480" w:lineRule="auto"/>
        <w:rPr>
          <w:rFonts w:eastAsia="Times New Roman" w:cs="Times New Roman"/>
        </w:rPr>
      </w:pPr>
      <w:r w:rsidRPr="0086513F">
        <w:rPr>
          <w:rFonts w:eastAsia="Times New Roman" w:cs="Times New Roman"/>
          <w:noProof/>
        </w:rPr>
        <w:drawing>
          <wp:inline distT="0" distB="0" distL="0" distR="0" wp14:anchorId="36A7CFD9" wp14:editId="3925C1C0">
            <wp:extent cx="5486400" cy="3468370"/>
            <wp:effectExtent l="0" t="0" r="0" b="11430"/>
            <wp:docPr id="12" name="Picture 3" descr="Screen Shot 2015-12-07 at 6.0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12-07 at 6.05.18 PM.png"/>
                    <pic:cNvPicPr>
                      <a:picLocks noChangeAspect="1"/>
                    </pic:cNvPicPr>
                  </pic:nvPicPr>
                  <pic:blipFill rotWithShape="1">
                    <a:blip r:embed="rId18">
                      <a:extLst>
                        <a:ext uri="{28A0092B-C50C-407E-A947-70E740481C1C}">
                          <a14:useLocalDpi xmlns:a14="http://schemas.microsoft.com/office/drawing/2010/main" val="0"/>
                        </a:ext>
                      </a:extLst>
                    </a:blip>
                    <a:srcRect t="5848" b="8005"/>
                    <a:stretch/>
                  </pic:blipFill>
                  <pic:spPr>
                    <a:xfrm>
                      <a:off x="0" y="0"/>
                      <a:ext cx="5486400" cy="3468370"/>
                    </a:xfrm>
                    <a:prstGeom prst="rect">
                      <a:avLst/>
                    </a:prstGeom>
                  </pic:spPr>
                </pic:pic>
              </a:graphicData>
            </a:graphic>
          </wp:inline>
        </w:drawing>
      </w:r>
    </w:p>
    <w:p w14:paraId="074365C7" w14:textId="22C615E8" w:rsidR="009834FA" w:rsidRDefault="00FA2672" w:rsidP="00AB3753">
      <w:pPr>
        <w:spacing w:line="480" w:lineRule="auto"/>
        <w:rPr>
          <w:rFonts w:eastAsia="Times New Roman" w:cs="Times New Roman"/>
        </w:rPr>
      </w:pPr>
      <w:sdt>
        <w:sdtPr>
          <w:rPr>
            <w:rFonts w:eastAsia="Times New Roman" w:cs="Times New Roman"/>
          </w:rPr>
          <w:id w:val="-1842922456"/>
          <w:citation/>
        </w:sdtPr>
        <w:sdtContent>
          <w:r w:rsidR="0086513F">
            <w:rPr>
              <w:rFonts w:eastAsia="Times New Roman" w:cs="Times New Roman"/>
            </w:rPr>
            <w:fldChar w:fldCharType="begin"/>
          </w:r>
          <w:r w:rsidR="0086513F">
            <w:rPr>
              <w:rFonts w:eastAsia="Times New Roman" w:cs="Times New Roman"/>
            </w:rPr>
            <w:instrText xml:space="preserve"> CITATION Cul13 \l 1033 </w:instrText>
          </w:r>
          <w:r w:rsidR="0086513F">
            <w:rPr>
              <w:rFonts w:eastAsia="Times New Roman" w:cs="Times New Roman"/>
            </w:rPr>
            <w:fldChar w:fldCharType="separate"/>
          </w:r>
          <w:r w:rsidR="00ED343A" w:rsidRPr="00ED343A">
            <w:rPr>
              <w:rFonts w:eastAsia="Times New Roman" w:cs="Times New Roman"/>
              <w:noProof/>
            </w:rPr>
            <w:t>(Cullen, Long, &amp; Reback, 2013)</w:t>
          </w:r>
          <w:r w:rsidR="0086513F">
            <w:rPr>
              <w:rFonts w:eastAsia="Times New Roman" w:cs="Times New Roman"/>
            </w:rPr>
            <w:fldChar w:fldCharType="end"/>
          </w:r>
        </w:sdtContent>
      </w:sdt>
    </w:p>
    <w:p w14:paraId="5101B8DF" w14:textId="77777777" w:rsidR="0086513F" w:rsidRPr="0086513F" w:rsidRDefault="0086513F" w:rsidP="00AB3753">
      <w:pPr>
        <w:spacing w:line="480" w:lineRule="auto"/>
        <w:rPr>
          <w:rFonts w:eastAsia="Times New Roman" w:cs="Times New Roman"/>
        </w:rPr>
      </w:pPr>
    </w:p>
    <w:p w14:paraId="637BDC27" w14:textId="692901CF" w:rsidR="00E80CDD" w:rsidRPr="001739DF" w:rsidRDefault="00E80CDD" w:rsidP="00AB3753">
      <w:pPr>
        <w:spacing w:line="480" w:lineRule="auto"/>
        <w:rPr>
          <w:rFonts w:eastAsia="Times New Roman" w:cs="Times New Roman"/>
          <w:b/>
          <w:i/>
        </w:rPr>
      </w:pPr>
      <w:r w:rsidRPr="001739DF">
        <w:rPr>
          <w:rFonts w:eastAsia="Times New Roman" w:cs="Times New Roman"/>
          <w:b/>
          <w:i/>
        </w:rPr>
        <w:t>Fisher v. University of Texas</w:t>
      </w:r>
    </w:p>
    <w:p w14:paraId="65375C41" w14:textId="4E71758F" w:rsidR="00E80CDD" w:rsidRDefault="00E80CDD" w:rsidP="00E80CDD">
      <w:pPr>
        <w:spacing w:line="480" w:lineRule="auto"/>
      </w:pPr>
      <w:r w:rsidRPr="0006480E">
        <w:t>On December 9</w:t>
      </w:r>
      <w:r w:rsidRPr="0006480E">
        <w:rPr>
          <w:vertAlign w:val="superscript"/>
        </w:rPr>
        <w:t>th</w:t>
      </w:r>
      <w:r w:rsidRPr="0006480E">
        <w:t>,</w:t>
      </w:r>
      <w:r w:rsidR="00DA2968" w:rsidRPr="00DA757F">
        <w:t xml:space="preserve"> </w:t>
      </w:r>
      <w:r w:rsidRPr="00DA757F">
        <w:t xml:space="preserve">2015, the Supreme Court </w:t>
      </w:r>
      <w:r w:rsidR="00054871">
        <w:t>heard</w:t>
      </w:r>
      <w:r w:rsidRPr="00DA757F">
        <w:t xml:space="preserve"> arguments in </w:t>
      </w:r>
      <w:r w:rsidRPr="00FA2672">
        <w:rPr>
          <w:i/>
        </w:rPr>
        <w:t>Fisher v. University of Texas</w:t>
      </w:r>
      <w:r w:rsidRPr="00DA757F">
        <w:t xml:space="preserve">. </w:t>
      </w:r>
      <w:r w:rsidR="00602A96" w:rsidRPr="00DA757F">
        <w:t>This case concerns the use of race in admissions for students outside of the top decile of their high school, but could have implications for the TTPP as well. When the case was first heard in 2013, the majority decisions upheld the state’s compelling interest in diversity but emphasized again the need for narrow tailoring, specifically stating that there is an obligation of schools to document “whether a university could achieve sufficient diversity without using racial classifications”</w:t>
      </w:r>
      <w:r w:rsidR="003F0CA8" w:rsidRPr="00DA757F">
        <w:t xml:space="preserve"> </w:t>
      </w:r>
      <w:sdt>
        <w:sdtPr>
          <w:id w:val="-1890254537"/>
          <w:citation/>
        </w:sdtPr>
        <w:sdtContent>
          <w:r w:rsidR="003F0CA8" w:rsidRPr="00DA757F">
            <w:fldChar w:fldCharType="begin"/>
          </w:r>
          <w:r w:rsidR="003F0CA8" w:rsidRPr="00DA757F">
            <w:instrText xml:space="preserve"> CITATION Fis13 \l 1033 </w:instrText>
          </w:r>
          <w:r w:rsidR="003F0CA8" w:rsidRPr="00DA757F">
            <w:fldChar w:fldCharType="separate"/>
          </w:r>
          <w:r w:rsidR="00ED343A">
            <w:rPr>
              <w:noProof/>
            </w:rPr>
            <w:t>(Fisher v. University of Texas at Austin, 2013)</w:t>
          </w:r>
          <w:r w:rsidR="003F0CA8" w:rsidRPr="00DA757F">
            <w:fldChar w:fldCharType="end"/>
          </w:r>
        </w:sdtContent>
      </w:sdt>
      <w:r w:rsidR="003F0CA8" w:rsidRPr="00DA757F">
        <w:t>.</w:t>
      </w:r>
    </w:p>
    <w:p w14:paraId="01689AF7" w14:textId="77777777" w:rsidR="00A34905" w:rsidRDefault="00A34905" w:rsidP="00E80CDD">
      <w:pPr>
        <w:spacing w:line="480" w:lineRule="auto"/>
      </w:pPr>
    </w:p>
    <w:p w14:paraId="0E858FE7" w14:textId="709383B9" w:rsidR="008850F6" w:rsidRDefault="00A34905" w:rsidP="00B63336">
      <w:pPr>
        <w:spacing w:line="480" w:lineRule="auto"/>
        <w:rPr>
          <w:ins w:id="25" w:author="Erica Kilbride" w:date="2015-12-10T22:48:00Z"/>
        </w:rPr>
      </w:pPr>
      <w:r w:rsidRPr="00B63336">
        <w:t>Justice Scalia</w:t>
      </w:r>
      <w:r w:rsidR="00B63336" w:rsidRPr="00B63336">
        <w:t xml:space="preserve"> recently created controversy when</w:t>
      </w:r>
      <w:r w:rsidRPr="00B63336">
        <w:t xml:space="preserve"> </w:t>
      </w:r>
      <w:r w:rsidR="00B63336" w:rsidRPr="00B63336">
        <w:t>regarding black students with a science major preference he stated,</w:t>
      </w:r>
      <w:r w:rsidR="00B63336" w:rsidRPr="00FD486F">
        <w:t xml:space="preserve"> </w:t>
      </w:r>
      <w:r w:rsidR="00B63336" w:rsidRPr="00B63336">
        <w:rPr>
          <w:rFonts w:eastAsia="Times New Roman" w:cs="Times New Roman"/>
          <w:color w:val="333333"/>
          <w:shd w:val="clear" w:color="auto" w:fill="FFFFFF"/>
        </w:rPr>
        <w:t xml:space="preserve">"They come from lesser schools where they do not feel that they're - that they're being pushed ahead in - in classes that are too - too fast for them," </w:t>
      </w:r>
      <w:sdt>
        <w:sdtPr>
          <w:rPr>
            <w:rFonts w:eastAsia="Times New Roman" w:cs="Times New Roman"/>
            <w:color w:val="333333"/>
            <w:shd w:val="clear" w:color="auto" w:fill="FFFFFF"/>
          </w:rPr>
          <w:id w:val="625818405"/>
          <w:citation/>
        </w:sdtPr>
        <w:sdtContent>
          <w:r w:rsidR="00B63336" w:rsidRPr="00B63336">
            <w:rPr>
              <w:rFonts w:eastAsia="Times New Roman" w:cs="Times New Roman"/>
              <w:color w:val="333333"/>
              <w:shd w:val="clear" w:color="auto" w:fill="FFFFFF"/>
            </w:rPr>
            <w:fldChar w:fldCharType="begin"/>
          </w:r>
          <w:r w:rsidR="00B63336" w:rsidRPr="00B63336">
            <w:rPr>
              <w:rFonts w:eastAsia="Times New Roman" w:cs="Times New Roman"/>
              <w:color w:val="333333"/>
              <w:shd w:val="clear" w:color="auto" w:fill="FFFFFF"/>
            </w:rPr>
            <w:instrText xml:space="preserve"> CITATION Bar15 \l 1033 </w:instrText>
          </w:r>
          <w:r w:rsidR="00B63336" w:rsidRPr="00B63336">
            <w:rPr>
              <w:rFonts w:eastAsia="Times New Roman" w:cs="Times New Roman"/>
              <w:color w:val="333333"/>
              <w:shd w:val="clear" w:color="auto" w:fill="FFFFFF"/>
            </w:rPr>
            <w:fldChar w:fldCharType="separate"/>
          </w:r>
          <w:r w:rsidR="00B63336" w:rsidRPr="00B63336">
            <w:rPr>
              <w:rFonts w:eastAsia="Times New Roman" w:cs="Times New Roman"/>
              <w:noProof/>
              <w:color w:val="333333"/>
              <w:shd w:val="clear" w:color="auto" w:fill="FFFFFF"/>
            </w:rPr>
            <w:t>(Barnes, 2015)</w:t>
          </w:r>
          <w:r w:rsidR="00B63336" w:rsidRPr="00B63336">
            <w:rPr>
              <w:rFonts w:eastAsia="Times New Roman" w:cs="Times New Roman"/>
              <w:color w:val="333333"/>
              <w:shd w:val="clear" w:color="auto" w:fill="FFFFFF"/>
            </w:rPr>
            <w:fldChar w:fldCharType="end"/>
          </w:r>
        </w:sdtContent>
      </w:sdt>
      <w:r w:rsidR="00B63336" w:rsidRPr="00B63336">
        <w:rPr>
          <w:rFonts w:eastAsia="Times New Roman" w:cs="Times New Roman"/>
          <w:color w:val="333333"/>
          <w:shd w:val="clear" w:color="auto" w:fill="FFFFFF"/>
        </w:rPr>
        <w:t>.</w:t>
      </w:r>
      <w:ins w:id="26" w:author="Erica Kilbride" w:date="2015-12-11T10:14:00Z">
        <w:r w:rsidR="00B63336">
          <w:t xml:space="preserve"> </w:t>
        </w:r>
      </w:ins>
      <w:bookmarkStart w:id="27" w:name="_GoBack"/>
      <w:bookmarkEnd w:id="27"/>
      <w:r w:rsidR="00B63336" w:rsidRPr="00B63336">
        <w:t xml:space="preserve">These </w:t>
      </w:r>
      <w:r w:rsidRPr="00B63336">
        <w:t>statements echo the s</w:t>
      </w:r>
      <w:r w:rsidR="00F15342" w:rsidRPr="00B63336">
        <w:t>entiment of the mismatch theory.</w:t>
      </w:r>
      <w:r w:rsidR="007C3B14" w:rsidRPr="00B63336">
        <w:t xml:space="preserve"> Scalia made these comments</w:t>
      </w:r>
      <w:r w:rsidR="00F15342" w:rsidRPr="00B63336">
        <w:t xml:space="preserve"> specifically</w:t>
      </w:r>
      <w:r w:rsidR="007C3B14" w:rsidRPr="00B63336">
        <w:t xml:space="preserve"> about </w:t>
      </w:r>
      <w:r w:rsidR="00B63336" w:rsidRPr="00B63336">
        <w:t>a specific race of students</w:t>
      </w:r>
      <w:r w:rsidR="00EF1402" w:rsidRPr="00FD486F">
        <w:t>, however he does not make it clear whether</w:t>
      </w:r>
      <w:r w:rsidR="00EF1402">
        <w:t xml:space="preserve"> these students were accepted through the TTPP or the affirmative action policies for students outside of the top decile. </w:t>
      </w:r>
      <w:r w:rsidR="00F15342">
        <w:t xml:space="preserve">Given that these are not the same type of students, criticism about their aptitude should not be broadly given. </w:t>
      </w:r>
    </w:p>
    <w:p w14:paraId="480F7A7A" w14:textId="77777777" w:rsidR="008850F6" w:rsidRDefault="008850F6" w:rsidP="00F15342">
      <w:pPr>
        <w:spacing w:line="480" w:lineRule="auto"/>
      </w:pPr>
    </w:p>
    <w:p w14:paraId="14DA7B21" w14:textId="0B09B056" w:rsidR="008850F6" w:rsidRPr="00DA757F" w:rsidRDefault="008850F6" w:rsidP="00F15342">
      <w:pPr>
        <w:spacing w:line="480" w:lineRule="auto"/>
      </w:pPr>
      <w:r>
        <w:t>It is possible the case could result in a 4-4 slit; Justice Kagan has recused herself, given her prior involvement with the issue as former solicitor general. A tie would result in an affirmation of the lower court’s ruling in UT’s favor but would set no precedent for future cases</w:t>
      </w:r>
      <w:r w:rsidR="00ED343A">
        <w:t xml:space="preserve"> and likely be an unsatisfying outcome</w:t>
      </w:r>
      <w:r>
        <w:t xml:space="preserve"> </w:t>
      </w:r>
      <w:sdt>
        <w:sdtPr>
          <w:id w:val="63223088"/>
          <w:citation/>
        </w:sdtPr>
        <w:sdtContent>
          <w:r w:rsidR="00ED343A">
            <w:fldChar w:fldCharType="begin"/>
          </w:r>
          <w:r w:rsidR="00ED343A">
            <w:instrText xml:space="preserve"> CITATION Bar15 \l 1033 </w:instrText>
          </w:r>
          <w:r w:rsidR="00ED343A">
            <w:fldChar w:fldCharType="separate"/>
          </w:r>
          <w:r w:rsidR="00ED343A">
            <w:rPr>
              <w:noProof/>
            </w:rPr>
            <w:t>(Barnes, 2015)</w:t>
          </w:r>
          <w:r w:rsidR="00ED343A">
            <w:fldChar w:fldCharType="end"/>
          </w:r>
        </w:sdtContent>
      </w:sdt>
      <w:r>
        <w:t>.</w:t>
      </w:r>
    </w:p>
    <w:p w14:paraId="21B99F82" w14:textId="77777777" w:rsidR="00E80CDD" w:rsidRDefault="00E80CDD" w:rsidP="00AB3753">
      <w:pPr>
        <w:spacing w:line="480" w:lineRule="auto"/>
        <w:rPr>
          <w:rFonts w:eastAsia="Times New Roman" w:cs="Times New Roman"/>
          <w:b/>
        </w:rPr>
      </w:pPr>
    </w:p>
    <w:p w14:paraId="7F5A3058" w14:textId="41FDA99D" w:rsidR="00235DD5" w:rsidRDefault="00235DD5" w:rsidP="00AB3753">
      <w:pPr>
        <w:spacing w:line="480" w:lineRule="auto"/>
        <w:rPr>
          <w:rFonts w:eastAsia="Times New Roman" w:cs="Times New Roman"/>
          <w:b/>
        </w:rPr>
      </w:pPr>
      <w:r>
        <w:rPr>
          <w:rFonts w:eastAsia="Times New Roman" w:cs="Times New Roman"/>
          <w:b/>
        </w:rPr>
        <w:t>Final Thoughts</w:t>
      </w:r>
    </w:p>
    <w:p w14:paraId="1F8B8F91" w14:textId="023F8CA3" w:rsidR="008850F6" w:rsidRDefault="00235DD5" w:rsidP="00235DD5">
      <w:pPr>
        <w:spacing w:line="480" w:lineRule="auto"/>
        <w:rPr>
          <w:rFonts w:eastAsia="Times New Roman" w:cs="Times New Roman"/>
        </w:rPr>
      </w:pPr>
      <w:r w:rsidRPr="00235DD5">
        <w:rPr>
          <w:rFonts w:eastAsia="Times New Roman" w:cs="Times New Roman"/>
        </w:rPr>
        <w:t xml:space="preserve">Given the extensive history of inequality in America generally and Texas specifically, and the compounding effects of inequality, providing quality education and opportunity to a historically disadvantaged subset of the population is a laudable desire of these institutions. </w:t>
      </w:r>
      <w:r>
        <w:rPr>
          <w:rFonts w:eastAsia="Times New Roman" w:cs="Times New Roman"/>
        </w:rPr>
        <w:t>However, there is no simple solution to a deeply rooted problem. Given the context in which TTPP was made</w:t>
      </w:r>
      <w:r w:rsidR="00630850">
        <w:rPr>
          <w:rFonts w:eastAsia="Times New Roman" w:cs="Times New Roman"/>
        </w:rPr>
        <w:t>, it seems reasonable and on its face, even merit-based. However TTPP does not exist in vacuum, but in an inherently unequal environment.</w:t>
      </w:r>
      <w:r w:rsidR="008850F6">
        <w:rPr>
          <w:rFonts w:eastAsia="Times New Roman" w:cs="Times New Roman"/>
        </w:rPr>
        <w:t xml:space="preserve"> </w:t>
      </w:r>
    </w:p>
    <w:p w14:paraId="70C7A27F" w14:textId="559D4C51" w:rsidR="008850F6" w:rsidRPr="008850F6" w:rsidRDefault="008850F6" w:rsidP="00235DD5">
      <w:pPr>
        <w:spacing w:line="480" w:lineRule="auto"/>
        <w:rPr>
          <w:rFonts w:eastAsia="Times New Roman" w:cs="Times New Roman"/>
        </w:rPr>
      </w:pPr>
    </w:p>
    <w:p w14:paraId="693EE2B8" w14:textId="5C14958D" w:rsidR="00630850" w:rsidRPr="00235DD5" w:rsidRDefault="00630850" w:rsidP="00235DD5">
      <w:pPr>
        <w:spacing w:line="480" w:lineRule="auto"/>
        <w:rPr>
          <w:rFonts w:eastAsia="Times New Roman" w:cs="Times New Roman"/>
        </w:rPr>
      </w:pPr>
      <w:r>
        <w:rPr>
          <w:rFonts w:eastAsia="Times New Roman" w:cs="Times New Roman"/>
        </w:rPr>
        <w:t>This is admittedly a very broad subject with many factors</w:t>
      </w:r>
      <w:r w:rsidR="008829E2">
        <w:rPr>
          <w:rFonts w:eastAsia="Times New Roman" w:cs="Times New Roman"/>
        </w:rPr>
        <w:t xml:space="preserve"> and implications</w:t>
      </w:r>
      <w:r>
        <w:rPr>
          <w:rFonts w:eastAsia="Times New Roman" w:cs="Times New Roman"/>
        </w:rPr>
        <w:t xml:space="preserve">. While there has been extensive research </w:t>
      </w:r>
      <w:r w:rsidR="008850F6">
        <w:rPr>
          <w:rFonts w:eastAsia="Times New Roman" w:cs="Times New Roman"/>
        </w:rPr>
        <w:t xml:space="preserve">on </w:t>
      </w:r>
      <w:r>
        <w:rPr>
          <w:rFonts w:eastAsia="Times New Roman" w:cs="Times New Roman"/>
        </w:rPr>
        <w:t xml:space="preserve">which groups are most affected by TTPP and in what way, there is little study into how the world external to these universities have responded. </w:t>
      </w:r>
      <w:r w:rsidR="008850F6">
        <w:rPr>
          <w:rFonts w:eastAsia="Times New Roman" w:cs="Times New Roman"/>
        </w:rPr>
        <w:t xml:space="preserve">A study examining the career opportunities and tracks of students most affected by TTPP would be recommended. </w:t>
      </w:r>
      <w:r w:rsidR="00ED343A">
        <w:rPr>
          <w:rFonts w:eastAsia="Times New Roman" w:cs="Times New Roman"/>
        </w:rPr>
        <w:t>Policy research on alternative admission criteria</w:t>
      </w:r>
      <w:r w:rsidR="000C15C3">
        <w:rPr>
          <w:rFonts w:eastAsia="Times New Roman" w:cs="Times New Roman"/>
        </w:rPr>
        <w:t xml:space="preserve"> (including an index of GPA, test scores, and essays)</w:t>
      </w:r>
      <w:r w:rsidR="00ED343A">
        <w:rPr>
          <w:rFonts w:eastAsia="Times New Roman" w:cs="Times New Roman"/>
        </w:rPr>
        <w:t xml:space="preserve"> would be prudent, especially if the Supreme Court ruling results in a condemning of affirmative action. </w:t>
      </w:r>
    </w:p>
    <w:p w14:paraId="21333E4C" w14:textId="5D5053DA" w:rsidR="006C20E2" w:rsidRDefault="006C20E2" w:rsidP="0057428A">
      <w:pPr>
        <w:spacing w:line="480" w:lineRule="auto"/>
        <w:rPr>
          <w:ins w:id="28" w:author="Erica Kilbride" w:date="2015-12-10T23:19:00Z"/>
          <w:rFonts w:cs="Times New Roman"/>
        </w:rPr>
      </w:pPr>
      <w:ins w:id="29" w:author="Erica Kilbride" w:date="2015-12-10T23:19:00Z">
        <w:r>
          <w:rPr>
            <w:rFonts w:cs="Times New Roman"/>
          </w:rPr>
          <w:br w:type="page"/>
        </w:r>
      </w:ins>
    </w:p>
    <w:p w14:paraId="6DADA810" w14:textId="77777777" w:rsidR="00130E02" w:rsidRPr="00ED343A" w:rsidDel="006C20E2" w:rsidRDefault="00130E02" w:rsidP="0057428A">
      <w:pPr>
        <w:spacing w:line="480" w:lineRule="auto"/>
        <w:rPr>
          <w:del w:id="30" w:author="Erica Kilbride" w:date="2015-12-10T23:19:00Z"/>
          <w:rFonts w:cs="Times New Roman"/>
        </w:rPr>
      </w:pPr>
    </w:p>
    <w:p w14:paraId="6B5268D3" w14:textId="77777777" w:rsidR="000937A1" w:rsidRPr="00ED343A" w:rsidDel="006C20E2" w:rsidRDefault="000937A1" w:rsidP="0057428A">
      <w:pPr>
        <w:spacing w:line="480" w:lineRule="auto"/>
        <w:rPr>
          <w:del w:id="31" w:author="Erica Kilbride" w:date="2015-12-10T23:19:00Z"/>
          <w:rFonts w:cs="Times New Roman"/>
        </w:rPr>
      </w:pPr>
    </w:p>
    <w:p w14:paraId="538C45A7" w14:textId="77777777" w:rsidR="000937A1" w:rsidRPr="00ED343A" w:rsidRDefault="000937A1" w:rsidP="0057428A">
      <w:pPr>
        <w:spacing w:line="480" w:lineRule="auto"/>
        <w:rPr>
          <w:rFonts w:cs="Times New Roman"/>
        </w:rPr>
      </w:pPr>
    </w:p>
    <w:sdt>
      <w:sdtPr>
        <w:rPr>
          <w:rFonts w:asciiTheme="minorHAnsi" w:eastAsiaTheme="minorEastAsia" w:hAnsiTheme="minorHAnsi" w:cstheme="minorBidi"/>
          <w:b w:val="0"/>
          <w:bCs w:val="0"/>
          <w:color w:val="auto"/>
          <w:sz w:val="24"/>
          <w:szCs w:val="24"/>
          <w:lang w:bidi="ar-SA"/>
        </w:rPr>
        <w:id w:val="454455121"/>
        <w:docPartObj>
          <w:docPartGallery w:val="Bibliographies"/>
          <w:docPartUnique/>
        </w:docPartObj>
      </w:sdtPr>
      <w:sdtContent>
        <w:p w14:paraId="22A45646" w14:textId="71E338C2" w:rsidR="006E666C" w:rsidRPr="00CC7E04" w:rsidRDefault="006E666C" w:rsidP="006E666C">
          <w:pPr>
            <w:pStyle w:val="Heading1"/>
            <w:spacing w:line="480" w:lineRule="auto"/>
            <w:rPr>
              <w:rFonts w:asciiTheme="minorHAnsi" w:hAnsiTheme="minorHAnsi"/>
            </w:rPr>
          </w:pPr>
          <w:r w:rsidRPr="00CC7E04">
            <w:rPr>
              <w:rFonts w:asciiTheme="minorHAnsi" w:hAnsiTheme="minorHAnsi"/>
            </w:rPr>
            <w:t>Works Cited</w:t>
          </w:r>
        </w:p>
        <w:p w14:paraId="46CD9B12" w14:textId="77777777" w:rsidR="00ED343A" w:rsidRDefault="006E666C" w:rsidP="00ED343A">
          <w:pPr>
            <w:pStyle w:val="Bibliography"/>
            <w:rPr>
              <w:rFonts w:cs="Times New Roman"/>
              <w:noProof/>
            </w:rPr>
          </w:pPr>
          <w:r w:rsidRPr="00DA757F">
            <w:fldChar w:fldCharType="begin"/>
          </w:r>
          <w:r w:rsidRPr="00DA757F">
            <w:instrText xml:space="preserve"> BIBLIOGRAPHY </w:instrText>
          </w:r>
          <w:r w:rsidRPr="00DA757F">
            <w:fldChar w:fldCharType="separate"/>
          </w:r>
          <w:r w:rsidR="00ED343A">
            <w:rPr>
              <w:rFonts w:cs="Times New Roman"/>
              <w:noProof/>
            </w:rPr>
            <w:t xml:space="preserve">Andrews, R. J., Li, J., &amp; Lovenheim, M. F. (2012). Quantile Treatment Effects of College Quality on Earnings: Evidence from Administrative Data in Texas. </w:t>
          </w:r>
          <w:r w:rsidR="00ED343A">
            <w:rPr>
              <w:rFonts w:cs="Times New Roman"/>
              <w:i/>
              <w:iCs/>
              <w:noProof/>
            </w:rPr>
            <w:t>NBER Working Paper</w:t>
          </w:r>
          <w:r w:rsidR="00ED343A">
            <w:rPr>
              <w:rFonts w:cs="Times New Roman"/>
              <w:noProof/>
            </w:rPr>
            <w:t xml:space="preserve"> (18068).</w:t>
          </w:r>
        </w:p>
        <w:p w14:paraId="582495FB" w14:textId="77777777" w:rsidR="00ED343A" w:rsidRPr="00C90859" w:rsidRDefault="00ED343A" w:rsidP="00C90859"/>
        <w:p w14:paraId="58C2EB43" w14:textId="77777777" w:rsidR="00ED343A" w:rsidRDefault="00ED343A" w:rsidP="00ED343A">
          <w:pPr>
            <w:pStyle w:val="Bibliography"/>
            <w:rPr>
              <w:rFonts w:cs="Times New Roman"/>
              <w:noProof/>
            </w:rPr>
          </w:pPr>
          <w:r>
            <w:rPr>
              <w:rFonts w:cs="Times New Roman"/>
              <w:noProof/>
            </w:rPr>
            <w:t xml:space="preserve">Arcidiacono, P. (2005). AFFIRMATIVE ACTION IN HIGHER EDUCATION: HOW DOADMISSION AND FINANCIAL AID RULESAFFECT FUTURE EARNINGS? </w:t>
          </w:r>
          <w:r>
            <w:rPr>
              <w:rFonts w:cs="Times New Roman"/>
              <w:i/>
              <w:iCs/>
              <w:noProof/>
            </w:rPr>
            <w:t>Econometrica - Journal of The Econometric Society</w:t>
          </w:r>
          <w:r>
            <w:rPr>
              <w:rFonts w:cs="Times New Roman"/>
              <w:noProof/>
            </w:rPr>
            <w:t xml:space="preserve"> </w:t>
          </w:r>
          <w:r>
            <w:rPr>
              <w:rFonts w:cs="Times New Roman"/>
              <w:i/>
              <w:iCs/>
              <w:noProof/>
            </w:rPr>
            <w:t>, 73</w:t>
          </w:r>
          <w:r>
            <w:rPr>
              <w:rFonts w:cs="Times New Roman"/>
              <w:noProof/>
            </w:rPr>
            <w:t xml:space="preserve"> (5), 1477–1524.</w:t>
          </w:r>
        </w:p>
        <w:p w14:paraId="05C10EB4" w14:textId="77777777" w:rsidR="00ED343A" w:rsidRPr="00C90859" w:rsidRDefault="00ED343A" w:rsidP="00C90859"/>
        <w:p w14:paraId="48C84E7E" w14:textId="77777777" w:rsidR="00ED343A" w:rsidRDefault="00ED343A" w:rsidP="00ED343A">
          <w:pPr>
            <w:pStyle w:val="Bibliography"/>
            <w:rPr>
              <w:rFonts w:cs="Times New Roman"/>
              <w:noProof/>
            </w:rPr>
          </w:pPr>
          <w:r>
            <w:rPr>
              <w:rFonts w:cs="Times New Roman"/>
              <w:noProof/>
            </w:rPr>
            <w:t xml:space="preserve">Backes, B. (2012). Do Affirmative Action Bans Lower Minority College Enrollment and Attainment? Evidence from Statewide Bans. </w:t>
          </w:r>
          <w:r>
            <w:rPr>
              <w:rFonts w:cs="Times New Roman"/>
              <w:i/>
              <w:iCs/>
              <w:noProof/>
            </w:rPr>
            <w:t>The Journal of Human Resources</w:t>
          </w:r>
          <w:r>
            <w:rPr>
              <w:rFonts w:cs="Times New Roman"/>
              <w:noProof/>
            </w:rPr>
            <w:t xml:space="preserve"> </w:t>
          </w:r>
          <w:r>
            <w:rPr>
              <w:rFonts w:cs="Times New Roman"/>
              <w:i/>
              <w:iCs/>
              <w:noProof/>
            </w:rPr>
            <w:t>, 47</w:t>
          </w:r>
          <w:r>
            <w:rPr>
              <w:rFonts w:cs="Times New Roman"/>
              <w:noProof/>
            </w:rPr>
            <w:t xml:space="preserve"> (2), 435-455.</w:t>
          </w:r>
        </w:p>
        <w:p w14:paraId="3D4F4E6C" w14:textId="77777777" w:rsidR="00ED343A" w:rsidRPr="00C90859" w:rsidRDefault="00ED343A" w:rsidP="00C90859"/>
        <w:p w14:paraId="477819DB" w14:textId="77777777" w:rsidR="00ED343A" w:rsidRDefault="00ED343A" w:rsidP="00ED343A">
          <w:pPr>
            <w:pStyle w:val="Bibliography"/>
            <w:rPr>
              <w:rFonts w:cs="Times New Roman"/>
              <w:noProof/>
            </w:rPr>
          </w:pPr>
          <w:r>
            <w:rPr>
              <w:rFonts w:cs="Times New Roman"/>
              <w:noProof/>
            </w:rPr>
            <w:t xml:space="preserve">Barnes, R. (2015, Dec 5). Affirmative action case returns to a divided court. </w:t>
          </w:r>
          <w:r>
            <w:rPr>
              <w:rFonts w:cs="Times New Roman"/>
              <w:i/>
              <w:iCs/>
              <w:noProof/>
            </w:rPr>
            <w:t>Chicago Tribune</w:t>
          </w:r>
          <w:r>
            <w:rPr>
              <w:rFonts w:cs="Times New Roman"/>
              <w:noProof/>
            </w:rPr>
            <w:t xml:space="preserve"> .</w:t>
          </w:r>
        </w:p>
        <w:p w14:paraId="6049049C" w14:textId="77777777" w:rsidR="00ED343A" w:rsidRPr="00C90859" w:rsidRDefault="00ED343A" w:rsidP="00C90859"/>
        <w:p w14:paraId="6584B77B" w14:textId="77777777" w:rsidR="00ED343A" w:rsidRDefault="00ED343A" w:rsidP="00ED343A">
          <w:pPr>
            <w:pStyle w:val="Bibliography"/>
            <w:rPr>
              <w:rFonts w:cs="Times New Roman"/>
              <w:noProof/>
            </w:rPr>
          </w:pPr>
          <w:r>
            <w:rPr>
              <w:rFonts w:cs="Times New Roman"/>
              <w:i/>
              <w:iCs/>
              <w:noProof/>
            </w:rPr>
            <w:t>Center for Health Statistics - Census 2010</w:t>
          </w:r>
          <w:r>
            <w:rPr>
              <w:rFonts w:cs="Times New Roman"/>
              <w:noProof/>
            </w:rPr>
            <w:t>. (n.d.). Retrieved from Texas Department of State Health Services: https://www.dshs.state.tx.us/chs/popdat/Census2010.shtm</w:t>
          </w:r>
        </w:p>
        <w:p w14:paraId="1178084D" w14:textId="77777777" w:rsidR="00ED343A" w:rsidRPr="00C90859" w:rsidRDefault="00ED343A" w:rsidP="00C90859"/>
        <w:p w14:paraId="2F7FCA1E" w14:textId="77777777" w:rsidR="00ED343A" w:rsidRDefault="00ED343A" w:rsidP="00ED343A">
          <w:pPr>
            <w:pStyle w:val="Bibliography"/>
            <w:rPr>
              <w:rFonts w:cs="Times New Roman"/>
              <w:noProof/>
            </w:rPr>
          </w:pPr>
          <w:r>
            <w:rPr>
              <w:rFonts w:cs="Times New Roman"/>
              <w:noProof/>
            </w:rPr>
            <w:t xml:space="preserve">Cullen, J. B., Long, M. C., &amp; Reback, R. (2013). JOCKEYING FOR POSITION: STRATEGIC HIGH SCHOOL CHOICE UNDER TEXAS’ TOP TEN PERCENT PLAN. </w:t>
          </w:r>
          <w:r>
            <w:rPr>
              <w:rFonts w:cs="Times New Roman"/>
              <w:i/>
              <w:iCs/>
              <w:noProof/>
            </w:rPr>
            <w:t>Journal of Public Economics</w:t>
          </w:r>
          <w:r>
            <w:rPr>
              <w:rFonts w:cs="Times New Roman"/>
              <w:noProof/>
            </w:rPr>
            <w:t xml:space="preserve"> </w:t>
          </w:r>
          <w:r>
            <w:rPr>
              <w:rFonts w:cs="Times New Roman"/>
              <w:i/>
              <w:iCs/>
              <w:noProof/>
            </w:rPr>
            <w:t>, 97</w:t>
          </w:r>
          <w:r>
            <w:rPr>
              <w:rFonts w:cs="Times New Roman"/>
              <w:noProof/>
            </w:rPr>
            <w:t>, 32-48.</w:t>
          </w:r>
        </w:p>
        <w:p w14:paraId="56621AA2" w14:textId="77777777" w:rsidR="00ED343A" w:rsidRPr="00C90859" w:rsidRDefault="00ED343A" w:rsidP="00C90859"/>
        <w:p w14:paraId="5479B1F8" w14:textId="77777777" w:rsidR="00ED343A" w:rsidRDefault="00ED343A" w:rsidP="00ED343A">
          <w:pPr>
            <w:pStyle w:val="Bibliography"/>
            <w:rPr>
              <w:rFonts w:cs="Times New Roman"/>
              <w:noProof/>
            </w:rPr>
          </w:pPr>
          <w:r>
            <w:rPr>
              <w:rFonts w:cs="Times New Roman"/>
              <w:noProof/>
            </w:rPr>
            <w:t xml:space="preserve">Dale, S., &amp; Krueger, A. B. (2011). ESTIMATING THE RETURN TO COLLEGE SELECTIVITY OVER THE CAREER USING ADMINISTRATIVE EARNINGS DATA. </w:t>
          </w:r>
          <w:r>
            <w:rPr>
              <w:rFonts w:cs="Times New Roman"/>
              <w:i/>
              <w:iCs/>
              <w:noProof/>
            </w:rPr>
            <w:t>NBER Working Paper Series</w:t>
          </w:r>
          <w:r>
            <w:rPr>
              <w:rFonts w:cs="Times New Roman"/>
              <w:noProof/>
            </w:rPr>
            <w:t xml:space="preserve"> (17159).</w:t>
          </w:r>
        </w:p>
        <w:p w14:paraId="5131CABA" w14:textId="77777777" w:rsidR="00ED343A" w:rsidRPr="00C90859" w:rsidRDefault="00ED343A" w:rsidP="00C90859"/>
        <w:p w14:paraId="5BAD6576" w14:textId="77777777" w:rsidR="00ED343A" w:rsidRDefault="00ED343A" w:rsidP="00ED343A">
          <w:pPr>
            <w:pStyle w:val="Bibliography"/>
            <w:rPr>
              <w:rFonts w:cs="Times New Roman"/>
              <w:noProof/>
            </w:rPr>
          </w:pPr>
          <w:r>
            <w:rPr>
              <w:rFonts w:cs="Times New Roman"/>
              <w:noProof/>
            </w:rPr>
            <w:t xml:space="preserve">Davis, C. (2013). A WOLF IN SHEEP'S CLOTHING: HOW TEXAS'S TOP TEN PERCENT LAW IS THE UNCONSTITUTIONAL USE OF RACE AND A RACIAL QUOTA IN DISGUISE. </w:t>
          </w:r>
          <w:r>
            <w:rPr>
              <w:rFonts w:cs="Times New Roman"/>
              <w:i/>
              <w:iCs/>
              <w:noProof/>
            </w:rPr>
            <w:t>Souther University Law Review</w:t>
          </w:r>
          <w:r>
            <w:rPr>
              <w:rFonts w:cs="Times New Roman"/>
              <w:noProof/>
            </w:rPr>
            <w:t xml:space="preserve"> </w:t>
          </w:r>
          <w:r>
            <w:rPr>
              <w:rFonts w:cs="Times New Roman"/>
              <w:i/>
              <w:iCs/>
              <w:noProof/>
            </w:rPr>
            <w:t>, 40</w:t>
          </w:r>
          <w:r>
            <w:rPr>
              <w:rFonts w:cs="Times New Roman"/>
              <w:noProof/>
            </w:rPr>
            <w:t xml:space="preserve"> (2).</w:t>
          </w:r>
        </w:p>
        <w:p w14:paraId="4D5A6B48" w14:textId="77777777" w:rsidR="00ED343A" w:rsidRPr="00C90859" w:rsidRDefault="00ED343A" w:rsidP="00C90859"/>
        <w:p w14:paraId="261A4F10" w14:textId="77777777" w:rsidR="00ED343A" w:rsidRDefault="00ED343A" w:rsidP="00ED343A">
          <w:pPr>
            <w:pStyle w:val="Bibliography"/>
            <w:rPr>
              <w:rFonts w:cs="Times New Roman"/>
              <w:noProof/>
            </w:rPr>
          </w:pPr>
          <w:r>
            <w:rPr>
              <w:rFonts w:cs="Times New Roman"/>
              <w:noProof/>
            </w:rPr>
            <w:t>Fisher v. University of Texas at Austin, 570 U.S. (Supreme Court 2013).</w:t>
          </w:r>
        </w:p>
        <w:p w14:paraId="10B3DBDB" w14:textId="77777777" w:rsidR="00ED343A" w:rsidRPr="00C90859" w:rsidRDefault="00ED343A" w:rsidP="00C90859"/>
        <w:p w14:paraId="5A57E191" w14:textId="77777777" w:rsidR="00ED343A" w:rsidRDefault="00ED343A" w:rsidP="00ED343A">
          <w:pPr>
            <w:pStyle w:val="Bibliography"/>
            <w:rPr>
              <w:rFonts w:cs="Times New Roman"/>
              <w:noProof/>
            </w:rPr>
          </w:pPr>
          <w:r>
            <w:rPr>
              <w:rFonts w:cs="Times New Roman"/>
              <w:noProof/>
            </w:rPr>
            <w:t xml:space="preserve">Flores, S., &amp; Horn, C. L. (2015). </w:t>
          </w:r>
          <w:r>
            <w:rPr>
              <w:rFonts w:cs="Times New Roman"/>
              <w:i/>
              <w:iCs/>
              <w:noProof/>
            </w:rPr>
            <w:t>Texas Top Ten Percent Plan: How It Works, What Are Its Limits, and Recommendations to Consider.</w:t>
          </w:r>
          <w:r>
            <w:rPr>
              <w:rFonts w:cs="Times New Roman"/>
              <w:noProof/>
            </w:rPr>
            <w:t xml:space="preserve"> NYC: Educational Testing Service.</w:t>
          </w:r>
        </w:p>
        <w:p w14:paraId="5F7D238F" w14:textId="77777777" w:rsidR="00ED343A" w:rsidRPr="00C90859" w:rsidRDefault="00ED343A" w:rsidP="00C90859"/>
        <w:p w14:paraId="78755FD3" w14:textId="77777777" w:rsidR="00ED343A" w:rsidRDefault="00ED343A" w:rsidP="00ED343A">
          <w:pPr>
            <w:pStyle w:val="Bibliography"/>
            <w:rPr>
              <w:rFonts w:cs="Times New Roman"/>
              <w:noProof/>
            </w:rPr>
          </w:pPr>
          <w:r>
            <w:rPr>
              <w:rFonts w:cs="Times New Roman"/>
              <w:noProof/>
            </w:rPr>
            <w:t xml:space="preserve">Furstenberg, E. (2010). Academic Outcomes and Texas's Top Ten Percent Law. </w:t>
          </w:r>
          <w:r>
            <w:rPr>
              <w:rFonts w:cs="Times New Roman"/>
              <w:i/>
              <w:iCs/>
              <w:noProof/>
            </w:rPr>
            <w:t>The Annals of the American Academy of Political and Social Science</w:t>
          </w:r>
          <w:r>
            <w:rPr>
              <w:rFonts w:cs="Times New Roman"/>
              <w:noProof/>
            </w:rPr>
            <w:t xml:space="preserve"> </w:t>
          </w:r>
          <w:r>
            <w:rPr>
              <w:rFonts w:cs="Times New Roman"/>
              <w:i/>
              <w:iCs/>
              <w:noProof/>
            </w:rPr>
            <w:t>, 627</w:t>
          </w:r>
          <w:r>
            <w:rPr>
              <w:rFonts w:cs="Times New Roman"/>
              <w:noProof/>
            </w:rPr>
            <w:t>, 167-183.</w:t>
          </w:r>
        </w:p>
        <w:p w14:paraId="0CE20ACD" w14:textId="77777777" w:rsidR="00C90859" w:rsidRPr="00C90859" w:rsidRDefault="00C90859" w:rsidP="00C90859"/>
        <w:p w14:paraId="49EA0DEC" w14:textId="77777777" w:rsidR="00ED343A" w:rsidRDefault="00ED343A" w:rsidP="00ED343A">
          <w:pPr>
            <w:pStyle w:val="Bibliography"/>
            <w:rPr>
              <w:rFonts w:cs="Times New Roman"/>
              <w:noProof/>
            </w:rPr>
          </w:pPr>
          <w:r>
            <w:rPr>
              <w:rFonts w:cs="Times New Roman"/>
              <w:noProof/>
            </w:rPr>
            <w:t xml:space="preserve">Geiser, S., &amp; Santelices, M. V. (2007). VALIDITY OF HIGH-SCHOOL GRADES IN PREDICTING STUDENT SUCCESS BEYOND THE FRESHMAN YEAR: High-School Record vs. Standardized Tests as Indicators of Four-Year College Outcomes*. </w:t>
          </w:r>
          <w:r>
            <w:rPr>
              <w:rFonts w:cs="Times New Roman"/>
              <w:i/>
              <w:iCs/>
              <w:noProof/>
            </w:rPr>
            <w:t>Research &amp; Occasional Paper Series</w:t>
          </w:r>
          <w:r>
            <w:rPr>
              <w:rFonts w:cs="Times New Roman"/>
              <w:noProof/>
            </w:rPr>
            <w:t xml:space="preserve"> </w:t>
          </w:r>
          <w:r>
            <w:rPr>
              <w:rFonts w:cs="Times New Roman"/>
              <w:i/>
              <w:iCs/>
              <w:noProof/>
            </w:rPr>
            <w:t>, 9</w:t>
          </w:r>
          <w:r>
            <w:rPr>
              <w:rFonts w:cs="Times New Roman"/>
              <w:noProof/>
            </w:rPr>
            <w:t>, 1-35.</w:t>
          </w:r>
        </w:p>
        <w:p w14:paraId="313AD228" w14:textId="77777777" w:rsidR="00C90859" w:rsidRPr="00C90859" w:rsidRDefault="00C90859" w:rsidP="00C90859"/>
        <w:p w14:paraId="332502B5" w14:textId="77777777" w:rsidR="00ED343A" w:rsidRDefault="00ED343A" w:rsidP="00ED343A">
          <w:pPr>
            <w:pStyle w:val="Bibliography"/>
            <w:rPr>
              <w:rFonts w:cs="Times New Roman"/>
              <w:noProof/>
            </w:rPr>
          </w:pPr>
          <w:r>
            <w:rPr>
              <w:rFonts w:cs="Times New Roman"/>
              <w:noProof/>
            </w:rPr>
            <w:t>Gratz v. Bollinger, 539 U.S. 244 (Supreme Court 2003).</w:t>
          </w:r>
        </w:p>
        <w:p w14:paraId="06EEF016" w14:textId="77777777" w:rsidR="00C90859" w:rsidRPr="00C90859" w:rsidRDefault="00C90859" w:rsidP="00C90859"/>
        <w:p w14:paraId="2DE5A9C7" w14:textId="77777777" w:rsidR="00ED343A" w:rsidRDefault="00ED343A" w:rsidP="00ED343A">
          <w:pPr>
            <w:pStyle w:val="Bibliography"/>
            <w:rPr>
              <w:rFonts w:cs="Times New Roman"/>
              <w:noProof/>
            </w:rPr>
          </w:pPr>
          <w:r>
            <w:rPr>
              <w:rFonts w:cs="Times New Roman"/>
              <w:noProof/>
            </w:rPr>
            <w:t>Grutter v. Bollinger, 539 U.S. 306 (Supreme Court 2003).</w:t>
          </w:r>
        </w:p>
        <w:p w14:paraId="7D8DC179" w14:textId="77777777" w:rsidR="00C90859" w:rsidRPr="00C90859" w:rsidRDefault="00C90859" w:rsidP="00C90859"/>
        <w:p w14:paraId="5EAF10D5" w14:textId="77777777" w:rsidR="00ED343A" w:rsidRDefault="00ED343A" w:rsidP="00ED343A">
          <w:pPr>
            <w:pStyle w:val="Bibliography"/>
            <w:rPr>
              <w:rFonts w:cs="Times New Roman"/>
              <w:noProof/>
            </w:rPr>
          </w:pPr>
          <w:r>
            <w:rPr>
              <w:rFonts w:cs="Times New Roman"/>
              <w:noProof/>
            </w:rPr>
            <w:t xml:space="preserve">Hinrichs, P. (2012). THE EFFECTS OF AFFIRMATIVE ACTION BANS ON COLLEGE ENROLLMENT, EDUCATIONAL ATTAINMENT, AND THE DEMOGRAPHIC COMPOSITION OF UNIVERSITIES. </w:t>
          </w:r>
          <w:r>
            <w:rPr>
              <w:rFonts w:cs="Times New Roman"/>
              <w:i/>
              <w:iCs/>
              <w:noProof/>
            </w:rPr>
            <w:t>The Review of Economics and Statistics</w:t>
          </w:r>
          <w:r>
            <w:rPr>
              <w:rFonts w:cs="Times New Roman"/>
              <w:noProof/>
            </w:rPr>
            <w:t xml:space="preserve"> </w:t>
          </w:r>
          <w:r>
            <w:rPr>
              <w:rFonts w:cs="Times New Roman"/>
              <w:i/>
              <w:iCs/>
              <w:noProof/>
            </w:rPr>
            <w:t>, 94</w:t>
          </w:r>
          <w:r>
            <w:rPr>
              <w:rFonts w:cs="Times New Roman"/>
              <w:noProof/>
            </w:rPr>
            <w:t xml:space="preserve"> (3), 712-722.</w:t>
          </w:r>
        </w:p>
        <w:p w14:paraId="60CCC9F6" w14:textId="77777777" w:rsidR="00C90859" w:rsidRPr="00C90859" w:rsidRDefault="00C90859" w:rsidP="00C90859"/>
        <w:p w14:paraId="7D25978A" w14:textId="77777777" w:rsidR="00ED343A" w:rsidRDefault="00ED343A" w:rsidP="00ED343A">
          <w:pPr>
            <w:pStyle w:val="Bibliography"/>
            <w:rPr>
              <w:rFonts w:cs="Times New Roman"/>
              <w:noProof/>
            </w:rPr>
          </w:pPr>
          <w:r>
            <w:rPr>
              <w:rFonts w:cs="Times New Roman"/>
              <w:noProof/>
            </w:rPr>
            <w:t xml:space="preserve">Hoekstra, M. (2009). THE EFFECT OF ATTENDING THE FLAGSHIP STATE UNIVERSITY ON EARNINGS: A DISCONTINUITY-BASED APPROACH. </w:t>
          </w:r>
          <w:r>
            <w:rPr>
              <w:rFonts w:cs="Times New Roman"/>
              <w:i/>
              <w:iCs/>
              <w:noProof/>
            </w:rPr>
            <w:t>The Review of Economics and Statistics</w:t>
          </w:r>
          <w:r>
            <w:rPr>
              <w:rFonts w:cs="Times New Roman"/>
              <w:noProof/>
            </w:rPr>
            <w:t xml:space="preserve"> </w:t>
          </w:r>
          <w:r>
            <w:rPr>
              <w:rFonts w:cs="Times New Roman"/>
              <w:i/>
              <w:iCs/>
              <w:noProof/>
            </w:rPr>
            <w:t>, 91</w:t>
          </w:r>
          <w:r>
            <w:rPr>
              <w:rFonts w:cs="Times New Roman"/>
              <w:noProof/>
            </w:rPr>
            <w:t xml:space="preserve"> (4), 717-724.</w:t>
          </w:r>
        </w:p>
        <w:p w14:paraId="1F597AB0" w14:textId="77777777" w:rsidR="00C90859" w:rsidRPr="00C90859" w:rsidRDefault="00C90859" w:rsidP="00C90859"/>
        <w:p w14:paraId="765B7827" w14:textId="77777777" w:rsidR="00C90859" w:rsidRDefault="00ED343A" w:rsidP="00ED343A">
          <w:pPr>
            <w:pStyle w:val="Bibliography"/>
            <w:rPr>
              <w:rFonts w:cs="Times New Roman"/>
              <w:noProof/>
            </w:rPr>
          </w:pPr>
          <w:r>
            <w:rPr>
              <w:rFonts w:cs="Times New Roman"/>
              <w:noProof/>
            </w:rPr>
            <w:t xml:space="preserve">Hopwood v. University of Texas , 78 F.3d 932 (5th Cir. 1996). </w:t>
          </w:r>
        </w:p>
        <w:p w14:paraId="26337302" w14:textId="247E5CF4" w:rsidR="00ED343A" w:rsidRDefault="00ED343A" w:rsidP="00ED343A">
          <w:pPr>
            <w:pStyle w:val="Bibliography"/>
            <w:rPr>
              <w:rFonts w:cs="Times New Roman"/>
              <w:noProof/>
            </w:rPr>
          </w:pPr>
        </w:p>
        <w:p w14:paraId="1ECFE088" w14:textId="77777777" w:rsidR="00ED343A" w:rsidRDefault="00ED343A" w:rsidP="00ED343A">
          <w:pPr>
            <w:pStyle w:val="Bibliography"/>
            <w:rPr>
              <w:rFonts w:cs="Times New Roman"/>
              <w:noProof/>
            </w:rPr>
          </w:pPr>
          <w:r>
            <w:rPr>
              <w:rFonts w:cs="Times New Roman"/>
              <w:noProof/>
            </w:rPr>
            <w:t xml:space="preserve">Leicht, K. T., &amp; Sullivan, T. A. (2000, May 25). </w:t>
          </w:r>
          <w:r>
            <w:rPr>
              <w:rFonts w:cs="Times New Roman"/>
              <w:i/>
              <w:iCs/>
              <w:noProof/>
            </w:rPr>
            <w:t>Minority Student Pipelines Before and After the Challenges to Affirmative Action.</w:t>
          </w:r>
          <w:r>
            <w:rPr>
              <w:rFonts w:cs="Times New Roman"/>
              <w:noProof/>
            </w:rPr>
            <w:t xml:space="preserve"> Retrieved Nov 10, 2015, from Texas Higher Opportunity Project: http://theop.princeton.edu/</w:t>
          </w:r>
        </w:p>
        <w:p w14:paraId="018402FB" w14:textId="77777777" w:rsidR="00C90859" w:rsidRPr="00C90859" w:rsidRDefault="00C90859" w:rsidP="00C90859"/>
        <w:p w14:paraId="27E57BDA" w14:textId="77777777" w:rsidR="00ED343A" w:rsidRDefault="00ED343A" w:rsidP="00ED343A">
          <w:pPr>
            <w:pStyle w:val="Bibliography"/>
            <w:rPr>
              <w:rFonts w:cs="Times New Roman"/>
              <w:noProof/>
            </w:rPr>
          </w:pPr>
          <w:r>
            <w:rPr>
              <w:rFonts w:cs="Times New Roman"/>
              <w:noProof/>
            </w:rPr>
            <w:t xml:space="preserve">Long, M. C. (2007). Affirmative Action and Its Alternatives in Public Universities: What Do We Know? </w:t>
          </w:r>
          <w:r>
            <w:rPr>
              <w:rFonts w:cs="Times New Roman"/>
              <w:i/>
              <w:iCs/>
              <w:noProof/>
            </w:rPr>
            <w:t>Public Administration Review</w:t>
          </w:r>
          <w:r>
            <w:rPr>
              <w:rFonts w:cs="Times New Roman"/>
              <w:noProof/>
            </w:rPr>
            <w:t xml:space="preserve"> </w:t>
          </w:r>
          <w:r>
            <w:rPr>
              <w:rFonts w:cs="Times New Roman"/>
              <w:i/>
              <w:iCs/>
              <w:noProof/>
            </w:rPr>
            <w:t>, 67</w:t>
          </w:r>
          <w:r>
            <w:rPr>
              <w:rFonts w:cs="Times New Roman"/>
              <w:noProof/>
            </w:rPr>
            <w:t xml:space="preserve"> (2), 315-330.</w:t>
          </w:r>
        </w:p>
        <w:p w14:paraId="135E58AD" w14:textId="77777777" w:rsidR="00C90859" w:rsidRPr="00C90859" w:rsidRDefault="00C90859" w:rsidP="00C90859"/>
        <w:p w14:paraId="29CD27BF" w14:textId="77777777" w:rsidR="00ED343A" w:rsidRDefault="00ED343A" w:rsidP="00ED343A">
          <w:pPr>
            <w:pStyle w:val="Bibliography"/>
            <w:rPr>
              <w:rFonts w:cs="Times New Roman"/>
              <w:noProof/>
            </w:rPr>
          </w:pPr>
          <w:r>
            <w:rPr>
              <w:rFonts w:cs="Times New Roman"/>
              <w:noProof/>
            </w:rPr>
            <w:t xml:space="preserve">Niu , S., &amp; Tienda, M. (2010). The Impact of the Texas Top 10 Percent Law on College Enrollment: A Regression Discontinuity Approach. </w:t>
          </w:r>
          <w:r>
            <w:rPr>
              <w:rFonts w:cs="Times New Roman"/>
              <w:i/>
              <w:iCs/>
              <w:noProof/>
            </w:rPr>
            <w:t>Journal of Policy Analysis and Management</w:t>
          </w:r>
          <w:r>
            <w:rPr>
              <w:rFonts w:cs="Times New Roman"/>
              <w:noProof/>
            </w:rPr>
            <w:t xml:space="preserve"> </w:t>
          </w:r>
          <w:r>
            <w:rPr>
              <w:rFonts w:cs="Times New Roman"/>
              <w:i/>
              <w:iCs/>
              <w:noProof/>
            </w:rPr>
            <w:t>, 29</w:t>
          </w:r>
          <w:r>
            <w:rPr>
              <w:rFonts w:cs="Times New Roman"/>
              <w:noProof/>
            </w:rPr>
            <w:t xml:space="preserve"> (1), 84-110.</w:t>
          </w:r>
        </w:p>
        <w:p w14:paraId="3E7AA427" w14:textId="77777777" w:rsidR="00ED343A" w:rsidRDefault="00ED343A" w:rsidP="00ED343A">
          <w:pPr>
            <w:pStyle w:val="Bibliography"/>
            <w:rPr>
              <w:rFonts w:cs="Times New Roman"/>
              <w:noProof/>
            </w:rPr>
          </w:pPr>
          <w:r>
            <w:rPr>
              <w:rFonts w:cs="Times New Roman"/>
              <w:noProof/>
            </w:rPr>
            <w:t xml:space="preserve">Niu, S. X., &amp; Tienda, M. (2010). Minority Student Academic Performance under the Uniform Admission Law: Evidence from the University of Texas at Austin. </w:t>
          </w:r>
          <w:r>
            <w:rPr>
              <w:rFonts w:cs="Times New Roman"/>
              <w:i/>
              <w:iCs/>
              <w:noProof/>
            </w:rPr>
            <w:t>Educ Eval Policy Anal</w:t>
          </w:r>
          <w:r>
            <w:rPr>
              <w:rFonts w:cs="Times New Roman"/>
              <w:noProof/>
            </w:rPr>
            <w:t xml:space="preserve"> , 44-69.</w:t>
          </w:r>
        </w:p>
        <w:p w14:paraId="1D5F6AE2" w14:textId="77777777" w:rsidR="00C90859" w:rsidRPr="00C90859" w:rsidRDefault="00C90859" w:rsidP="00C90859"/>
        <w:p w14:paraId="01F836E0" w14:textId="77777777" w:rsidR="00ED343A" w:rsidRDefault="00ED343A" w:rsidP="00ED343A">
          <w:pPr>
            <w:pStyle w:val="Bibliography"/>
            <w:rPr>
              <w:rFonts w:cs="Times New Roman"/>
              <w:noProof/>
            </w:rPr>
          </w:pPr>
          <w:r>
            <w:rPr>
              <w:rFonts w:cs="Times New Roman"/>
              <w:noProof/>
            </w:rPr>
            <w:t>Regents of the University of California v. Bakke, 438 U.S. 265 (Supreme Court 1978).</w:t>
          </w:r>
        </w:p>
        <w:p w14:paraId="2A5DE686" w14:textId="77777777" w:rsidR="00ED343A" w:rsidRDefault="00ED343A" w:rsidP="00ED343A">
          <w:pPr>
            <w:pStyle w:val="Bibliography"/>
            <w:rPr>
              <w:rFonts w:cs="Times New Roman"/>
              <w:noProof/>
            </w:rPr>
          </w:pPr>
          <w:r>
            <w:rPr>
              <w:rFonts w:cs="Times New Roman"/>
              <w:noProof/>
            </w:rPr>
            <w:t xml:space="preserve">Sander, R., &amp; Taylor Jr., S. (2012). The Painful Truth About Affirmative Action. </w:t>
          </w:r>
          <w:r>
            <w:rPr>
              <w:rFonts w:cs="Times New Roman"/>
              <w:i/>
              <w:iCs/>
              <w:noProof/>
            </w:rPr>
            <w:t>The Atlantic</w:t>
          </w:r>
          <w:r>
            <w:rPr>
              <w:rFonts w:cs="Times New Roman"/>
              <w:noProof/>
            </w:rPr>
            <w:t xml:space="preserve"> .</w:t>
          </w:r>
        </w:p>
        <w:p w14:paraId="6BBB761A" w14:textId="77777777" w:rsidR="00C90859" w:rsidRPr="00C90859" w:rsidRDefault="00C90859" w:rsidP="00C90859"/>
        <w:p w14:paraId="6F617088" w14:textId="77777777" w:rsidR="00ED343A" w:rsidRDefault="00ED343A" w:rsidP="00ED343A">
          <w:pPr>
            <w:pStyle w:val="Bibliography"/>
            <w:rPr>
              <w:rFonts w:cs="Times New Roman"/>
              <w:noProof/>
            </w:rPr>
          </w:pPr>
          <w:r>
            <w:rPr>
              <w:rFonts w:cs="Times New Roman"/>
              <w:noProof/>
            </w:rPr>
            <w:t xml:space="preserve">Tienda, M., &amp; Niu, S. X. (2006). Capitalizing on Segregation, Pretending Neutrality: College Admissions and the Texas Top 10% Law. </w:t>
          </w:r>
          <w:r>
            <w:rPr>
              <w:rFonts w:cs="Times New Roman"/>
              <w:i/>
              <w:iCs/>
              <w:noProof/>
            </w:rPr>
            <w:t>American Law and Economics Review</w:t>
          </w:r>
          <w:r>
            <w:rPr>
              <w:rFonts w:cs="Times New Roman"/>
              <w:noProof/>
            </w:rPr>
            <w:t xml:space="preserve"> </w:t>
          </w:r>
          <w:r>
            <w:rPr>
              <w:rFonts w:cs="Times New Roman"/>
              <w:i/>
              <w:iCs/>
              <w:noProof/>
            </w:rPr>
            <w:t>, 8</w:t>
          </w:r>
          <w:r>
            <w:rPr>
              <w:rFonts w:cs="Times New Roman"/>
              <w:noProof/>
            </w:rPr>
            <w:t xml:space="preserve"> (2), 312-346.</w:t>
          </w:r>
        </w:p>
        <w:p w14:paraId="4E6CC105" w14:textId="77777777" w:rsidR="00C90859" w:rsidRPr="00C90859" w:rsidRDefault="00C90859" w:rsidP="00C90859"/>
        <w:p w14:paraId="0826F7B0" w14:textId="77777777" w:rsidR="00ED343A" w:rsidRDefault="00ED343A" w:rsidP="00ED343A">
          <w:pPr>
            <w:pStyle w:val="Bibliography"/>
            <w:rPr>
              <w:rFonts w:cs="Times New Roman"/>
              <w:noProof/>
            </w:rPr>
          </w:pPr>
          <w:r>
            <w:rPr>
              <w:rFonts w:cs="Times New Roman"/>
              <w:noProof/>
            </w:rPr>
            <w:t xml:space="preserve">Tienda, M., &amp; Niu, S. X. (2006). Flagships, Feeders, and the Texas Top 10% Law: A Test of the "Brain Drain" Hypothesis. </w:t>
          </w:r>
          <w:r>
            <w:rPr>
              <w:rFonts w:cs="Times New Roman"/>
              <w:i/>
              <w:iCs/>
              <w:noProof/>
            </w:rPr>
            <w:t>The Journal of Higher Education , 77</w:t>
          </w:r>
          <w:r>
            <w:rPr>
              <w:rFonts w:cs="Times New Roman"/>
              <w:noProof/>
            </w:rPr>
            <w:t xml:space="preserve"> (4), 712-739.</w:t>
          </w:r>
        </w:p>
        <w:p w14:paraId="55A5EBCE" w14:textId="77777777" w:rsidR="00C90859" w:rsidRPr="00C90859" w:rsidRDefault="00C90859" w:rsidP="00C90859"/>
        <w:p w14:paraId="59F8CC2A" w14:textId="77777777" w:rsidR="00ED343A" w:rsidRDefault="00ED343A" w:rsidP="00ED343A">
          <w:pPr>
            <w:pStyle w:val="Bibliography"/>
            <w:rPr>
              <w:rFonts w:cs="Times New Roman"/>
              <w:noProof/>
            </w:rPr>
          </w:pPr>
          <w:r>
            <w:rPr>
              <w:rFonts w:cs="Times New Roman"/>
              <w:i/>
              <w:iCs/>
              <w:noProof/>
            </w:rPr>
            <w:t>Tribpedia: Top Ten Percent Rule</w:t>
          </w:r>
          <w:r>
            <w:rPr>
              <w:rFonts w:cs="Times New Roman"/>
              <w:noProof/>
            </w:rPr>
            <w:t>. (n.d.). Retrieved from Texas Tribune: https://www.texastribune.org/tribpedia/top-ten-percent-rule/about/</w:t>
          </w:r>
        </w:p>
        <w:p w14:paraId="4758EEA9" w14:textId="3C9C461E" w:rsidR="000937A1" w:rsidRPr="00DA757F" w:rsidRDefault="006E666C" w:rsidP="00ED343A">
          <w:pPr>
            <w:spacing w:line="480" w:lineRule="auto"/>
          </w:pPr>
          <w:r w:rsidRPr="00DA757F">
            <w:rPr>
              <w:b/>
              <w:bCs/>
            </w:rPr>
            <w:fldChar w:fldCharType="end"/>
          </w:r>
        </w:p>
      </w:sdtContent>
    </w:sdt>
    <w:sectPr w:rsidR="000937A1" w:rsidRPr="00DA757F" w:rsidSect="00C90859">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FA980B" w14:textId="77777777" w:rsidR="00FA2672" w:rsidRDefault="00FA2672" w:rsidP="00BC1A85">
      <w:r>
        <w:separator/>
      </w:r>
    </w:p>
  </w:endnote>
  <w:endnote w:type="continuationSeparator" w:id="0">
    <w:p w14:paraId="0854E583" w14:textId="77777777" w:rsidR="00FA2672" w:rsidRDefault="00FA2672" w:rsidP="00BC1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altName w:val="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1D4C5E" w14:textId="77777777" w:rsidR="00FA2672" w:rsidRDefault="00FA2672" w:rsidP="00BC1A85">
      <w:r>
        <w:separator/>
      </w:r>
    </w:p>
  </w:footnote>
  <w:footnote w:type="continuationSeparator" w:id="0">
    <w:p w14:paraId="220599BD" w14:textId="77777777" w:rsidR="00FA2672" w:rsidRDefault="00FA2672" w:rsidP="00BC1A8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drawingGridHorizontalSpacing w:val="187"/>
  <w:drawingGridVerticalSpacing w:val="187"/>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E43"/>
    <w:rsid w:val="0001615E"/>
    <w:rsid w:val="0002589D"/>
    <w:rsid w:val="00036D17"/>
    <w:rsid w:val="000510F0"/>
    <w:rsid w:val="00054871"/>
    <w:rsid w:val="00060341"/>
    <w:rsid w:val="0006480E"/>
    <w:rsid w:val="000937A1"/>
    <w:rsid w:val="000B5358"/>
    <w:rsid w:val="000B5E98"/>
    <w:rsid w:val="000C15C3"/>
    <w:rsid w:val="00115E44"/>
    <w:rsid w:val="00123A6B"/>
    <w:rsid w:val="00126940"/>
    <w:rsid w:val="00130E02"/>
    <w:rsid w:val="00153D9A"/>
    <w:rsid w:val="00157CA6"/>
    <w:rsid w:val="001739DF"/>
    <w:rsid w:val="001B154B"/>
    <w:rsid w:val="001C0575"/>
    <w:rsid w:val="001C305B"/>
    <w:rsid w:val="001C47FA"/>
    <w:rsid w:val="001F3497"/>
    <w:rsid w:val="001F6FAD"/>
    <w:rsid w:val="00215B85"/>
    <w:rsid w:val="00223784"/>
    <w:rsid w:val="00235DD5"/>
    <w:rsid w:val="0024397E"/>
    <w:rsid w:val="00255858"/>
    <w:rsid w:val="002558A7"/>
    <w:rsid w:val="002A0878"/>
    <w:rsid w:val="002A4382"/>
    <w:rsid w:val="002A6978"/>
    <w:rsid w:val="002E0A8B"/>
    <w:rsid w:val="002E1B48"/>
    <w:rsid w:val="002F45A1"/>
    <w:rsid w:val="002F71EF"/>
    <w:rsid w:val="00301C36"/>
    <w:rsid w:val="00310039"/>
    <w:rsid w:val="00311414"/>
    <w:rsid w:val="003116A2"/>
    <w:rsid w:val="00320100"/>
    <w:rsid w:val="003258ED"/>
    <w:rsid w:val="00347B89"/>
    <w:rsid w:val="00354199"/>
    <w:rsid w:val="00365A4E"/>
    <w:rsid w:val="003D2A6E"/>
    <w:rsid w:val="003D4035"/>
    <w:rsid w:val="003E0FE4"/>
    <w:rsid w:val="003E3A5C"/>
    <w:rsid w:val="003F0CA8"/>
    <w:rsid w:val="003F39BD"/>
    <w:rsid w:val="00406A0A"/>
    <w:rsid w:val="004124C8"/>
    <w:rsid w:val="00426FE2"/>
    <w:rsid w:val="00436A79"/>
    <w:rsid w:val="00444942"/>
    <w:rsid w:val="004603AE"/>
    <w:rsid w:val="004648CF"/>
    <w:rsid w:val="004652E0"/>
    <w:rsid w:val="0049299B"/>
    <w:rsid w:val="004B225D"/>
    <w:rsid w:val="004D13E0"/>
    <w:rsid w:val="004E1767"/>
    <w:rsid w:val="004E5B13"/>
    <w:rsid w:val="00520A60"/>
    <w:rsid w:val="00532AD0"/>
    <w:rsid w:val="00536427"/>
    <w:rsid w:val="0053742F"/>
    <w:rsid w:val="005537E8"/>
    <w:rsid w:val="00556FDC"/>
    <w:rsid w:val="0057428A"/>
    <w:rsid w:val="005761C7"/>
    <w:rsid w:val="00581E58"/>
    <w:rsid w:val="005D1F4B"/>
    <w:rsid w:val="005D21E7"/>
    <w:rsid w:val="005E7BB4"/>
    <w:rsid w:val="005F02B9"/>
    <w:rsid w:val="005F1145"/>
    <w:rsid w:val="005F2C93"/>
    <w:rsid w:val="005F442F"/>
    <w:rsid w:val="00602A96"/>
    <w:rsid w:val="00630850"/>
    <w:rsid w:val="00653750"/>
    <w:rsid w:val="00682194"/>
    <w:rsid w:val="00692F18"/>
    <w:rsid w:val="006937B3"/>
    <w:rsid w:val="006C20E2"/>
    <w:rsid w:val="006C239C"/>
    <w:rsid w:val="006D376D"/>
    <w:rsid w:val="006E666C"/>
    <w:rsid w:val="006F2848"/>
    <w:rsid w:val="00710A30"/>
    <w:rsid w:val="00710D5E"/>
    <w:rsid w:val="00725C49"/>
    <w:rsid w:val="0075543E"/>
    <w:rsid w:val="00766E80"/>
    <w:rsid w:val="00774505"/>
    <w:rsid w:val="0078744D"/>
    <w:rsid w:val="0078785D"/>
    <w:rsid w:val="0079086F"/>
    <w:rsid w:val="007C079C"/>
    <w:rsid w:val="007C3B14"/>
    <w:rsid w:val="007E3E6A"/>
    <w:rsid w:val="007E5CEE"/>
    <w:rsid w:val="007E69A2"/>
    <w:rsid w:val="007F6894"/>
    <w:rsid w:val="00804435"/>
    <w:rsid w:val="00827B50"/>
    <w:rsid w:val="00850E01"/>
    <w:rsid w:val="0086513F"/>
    <w:rsid w:val="00865A06"/>
    <w:rsid w:val="008829E2"/>
    <w:rsid w:val="008850F6"/>
    <w:rsid w:val="00892B68"/>
    <w:rsid w:val="008C2334"/>
    <w:rsid w:val="008D10A2"/>
    <w:rsid w:val="008E7008"/>
    <w:rsid w:val="00916A05"/>
    <w:rsid w:val="009834FA"/>
    <w:rsid w:val="009B3D43"/>
    <w:rsid w:val="009D133C"/>
    <w:rsid w:val="009D637D"/>
    <w:rsid w:val="009E6789"/>
    <w:rsid w:val="009F3F58"/>
    <w:rsid w:val="00A04417"/>
    <w:rsid w:val="00A106EB"/>
    <w:rsid w:val="00A16D8A"/>
    <w:rsid w:val="00A244A0"/>
    <w:rsid w:val="00A34905"/>
    <w:rsid w:val="00AB3753"/>
    <w:rsid w:val="00AD06DA"/>
    <w:rsid w:val="00AD121D"/>
    <w:rsid w:val="00AD39A5"/>
    <w:rsid w:val="00AE27BC"/>
    <w:rsid w:val="00AE4DA1"/>
    <w:rsid w:val="00B02B96"/>
    <w:rsid w:val="00B36439"/>
    <w:rsid w:val="00B44745"/>
    <w:rsid w:val="00B63336"/>
    <w:rsid w:val="00B81775"/>
    <w:rsid w:val="00B847C8"/>
    <w:rsid w:val="00B9782B"/>
    <w:rsid w:val="00BA0F2A"/>
    <w:rsid w:val="00BB3C0B"/>
    <w:rsid w:val="00BC1A85"/>
    <w:rsid w:val="00BD09F1"/>
    <w:rsid w:val="00BE2AD5"/>
    <w:rsid w:val="00BE3690"/>
    <w:rsid w:val="00BF1386"/>
    <w:rsid w:val="00C12C31"/>
    <w:rsid w:val="00C162AD"/>
    <w:rsid w:val="00C3498B"/>
    <w:rsid w:val="00C44E34"/>
    <w:rsid w:val="00C63891"/>
    <w:rsid w:val="00C762D0"/>
    <w:rsid w:val="00C80413"/>
    <w:rsid w:val="00C80E43"/>
    <w:rsid w:val="00C90859"/>
    <w:rsid w:val="00C920C4"/>
    <w:rsid w:val="00C95064"/>
    <w:rsid w:val="00CA5530"/>
    <w:rsid w:val="00CA5F75"/>
    <w:rsid w:val="00CC07AC"/>
    <w:rsid w:val="00CC07F2"/>
    <w:rsid w:val="00CC3264"/>
    <w:rsid w:val="00CC7E04"/>
    <w:rsid w:val="00CF3D08"/>
    <w:rsid w:val="00D21DAC"/>
    <w:rsid w:val="00D462FF"/>
    <w:rsid w:val="00D5465D"/>
    <w:rsid w:val="00D70202"/>
    <w:rsid w:val="00D77F4C"/>
    <w:rsid w:val="00DA2968"/>
    <w:rsid w:val="00DA757F"/>
    <w:rsid w:val="00DA7FF3"/>
    <w:rsid w:val="00DB7CDA"/>
    <w:rsid w:val="00DC5556"/>
    <w:rsid w:val="00DD7E4C"/>
    <w:rsid w:val="00DE2DAB"/>
    <w:rsid w:val="00DE6A7C"/>
    <w:rsid w:val="00E23517"/>
    <w:rsid w:val="00E330FC"/>
    <w:rsid w:val="00E61227"/>
    <w:rsid w:val="00E80CDD"/>
    <w:rsid w:val="00E819E5"/>
    <w:rsid w:val="00E910E2"/>
    <w:rsid w:val="00EA3430"/>
    <w:rsid w:val="00EB5E73"/>
    <w:rsid w:val="00EB705B"/>
    <w:rsid w:val="00ED343A"/>
    <w:rsid w:val="00ED4EA0"/>
    <w:rsid w:val="00EE1969"/>
    <w:rsid w:val="00EE3092"/>
    <w:rsid w:val="00EF1402"/>
    <w:rsid w:val="00EF490A"/>
    <w:rsid w:val="00F07C78"/>
    <w:rsid w:val="00F15342"/>
    <w:rsid w:val="00F164B9"/>
    <w:rsid w:val="00F36E4C"/>
    <w:rsid w:val="00F514EC"/>
    <w:rsid w:val="00F600CF"/>
    <w:rsid w:val="00F63A91"/>
    <w:rsid w:val="00F816EE"/>
    <w:rsid w:val="00FA2672"/>
    <w:rsid w:val="00FA7609"/>
    <w:rsid w:val="00FD486F"/>
    <w:rsid w:val="00FF45BE"/>
    <w:rsid w:val="00FF7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15F5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7A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7A1"/>
    <w:rPr>
      <w:rFonts w:asciiTheme="majorHAnsi" w:eastAsiaTheme="majorEastAsia" w:hAnsiTheme="majorHAnsi" w:cstheme="majorBidi"/>
      <w:b/>
      <w:bCs/>
      <w:color w:val="365F91" w:themeColor="accent1" w:themeShade="BF"/>
      <w:sz w:val="28"/>
      <w:szCs w:val="28"/>
      <w:lang w:bidi="en-US"/>
    </w:rPr>
  </w:style>
  <w:style w:type="paragraph" w:styleId="BalloonText">
    <w:name w:val="Balloon Text"/>
    <w:basedOn w:val="Normal"/>
    <w:link w:val="BalloonTextChar"/>
    <w:uiPriority w:val="99"/>
    <w:semiHidden/>
    <w:unhideWhenUsed/>
    <w:rsid w:val="000937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37A1"/>
    <w:rPr>
      <w:rFonts w:ascii="Lucida Grande" w:hAnsi="Lucida Grande" w:cs="Lucida Grande"/>
      <w:sz w:val="18"/>
      <w:szCs w:val="18"/>
    </w:rPr>
  </w:style>
  <w:style w:type="paragraph" w:styleId="Bibliography">
    <w:name w:val="Bibliography"/>
    <w:basedOn w:val="Normal"/>
    <w:next w:val="Normal"/>
    <w:uiPriority w:val="37"/>
    <w:unhideWhenUsed/>
    <w:rsid w:val="006E666C"/>
  </w:style>
  <w:style w:type="paragraph" w:styleId="Revision">
    <w:name w:val="Revision"/>
    <w:hidden/>
    <w:uiPriority w:val="99"/>
    <w:semiHidden/>
    <w:rsid w:val="003E0FE4"/>
  </w:style>
  <w:style w:type="paragraph" w:styleId="Header">
    <w:name w:val="header"/>
    <w:basedOn w:val="Normal"/>
    <w:link w:val="HeaderChar"/>
    <w:uiPriority w:val="99"/>
    <w:unhideWhenUsed/>
    <w:rsid w:val="00BC1A85"/>
    <w:pPr>
      <w:tabs>
        <w:tab w:val="center" w:pos="4320"/>
        <w:tab w:val="right" w:pos="8640"/>
      </w:tabs>
    </w:pPr>
  </w:style>
  <w:style w:type="character" w:customStyle="1" w:styleId="HeaderChar">
    <w:name w:val="Header Char"/>
    <w:basedOn w:val="DefaultParagraphFont"/>
    <w:link w:val="Header"/>
    <w:uiPriority w:val="99"/>
    <w:rsid w:val="00BC1A85"/>
  </w:style>
  <w:style w:type="paragraph" w:styleId="Footer">
    <w:name w:val="footer"/>
    <w:basedOn w:val="Normal"/>
    <w:link w:val="FooterChar"/>
    <w:uiPriority w:val="99"/>
    <w:unhideWhenUsed/>
    <w:rsid w:val="00BC1A85"/>
    <w:pPr>
      <w:tabs>
        <w:tab w:val="center" w:pos="4320"/>
        <w:tab w:val="right" w:pos="8640"/>
      </w:tabs>
    </w:pPr>
  </w:style>
  <w:style w:type="character" w:customStyle="1" w:styleId="FooterChar">
    <w:name w:val="Footer Char"/>
    <w:basedOn w:val="DefaultParagraphFont"/>
    <w:link w:val="Footer"/>
    <w:uiPriority w:val="99"/>
    <w:rsid w:val="00BC1A85"/>
  </w:style>
  <w:style w:type="character" w:styleId="CommentReference">
    <w:name w:val="annotation reference"/>
    <w:basedOn w:val="DefaultParagraphFont"/>
    <w:uiPriority w:val="99"/>
    <w:semiHidden/>
    <w:unhideWhenUsed/>
    <w:rsid w:val="0053742F"/>
    <w:rPr>
      <w:sz w:val="18"/>
      <w:szCs w:val="18"/>
    </w:rPr>
  </w:style>
  <w:style w:type="paragraph" w:styleId="CommentText">
    <w:name w:val="annotation text"/>
    <w:basedOn w:val="Normal"/>
    <w:link w:val="CommentTextChar"/>
    <w:uiPriority w:val="99"/>
    <w:semiHidden/>
    <w:unhideWhenUsed/>
    <w:rsid w:val="0053742F"/>
  </w:style>
  <w:style w:type="character" w:customStyle="1" w:styleId="CommentTextChar">
    <w:name w:val="Comment Text Char"/>
    <w:basedOn w:val="DefaultParagraphFont"/>
    <w:link w:val="CommentText"/>
    <w:uiPriority w:val="99"/>
    <w:semiHidden/>
    <w:rsid w:val="0053742F"/>
  </w:style>
  <w:style w:type="paragraph" w:styleId="CommentSubject">
    <w:name w:val="annotation subject"/>
    <w:basedOn w:val="CommentText"/>
    <w:next w:val="CommentText"/>
    <w:link w:val="CommentSubjectChar"/>
    <w:uiPriority w:val="99"/>
    <w:semiHidden/>
    <w:unhideWhenUsed/>
    <w:rsid w:val="0053742F"/>
    <w:rPr>
      <w:b/>
      <w:bCs/>
      <w:sz w:val="20"/>
      <w:szCs w:val="20"/>
    </w:rPr>
  </w:style>
  <w:style w:type="character" w:customStyle="1" w:styleId="CommentSubjectChar">
    <w:name w:val="Comment Subject Char"/>
    <w:basedOn w:val="CommentTextChar"/>
    <w:link w:val="CommentSubject"/>
    <w:uiPriority w:val="99"/>
    <w:semiHidden/>
    <w:rsid w:val="0053742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7A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7A1"/>
    <w:rPr>
      <w:rFonts w:asciiTheme="majorHAnsi" w:eastAsiaTheme="majorEastAsia" w:hAnsiTheme="majorHAnsi" w:cstheme="majorBidi"/>
      <w:b/>
      <w:bCs/>
      <w:color w:val="365F91" w:themeColor="accent1" w:themeShade="BF"/>
      <w:sz w:val="28"/>
      <w:szCs w:val="28"/>
      <w:lang w:bidi="en-US"/>
    </w:rPr>
  </w:style>
  <w:style w:type="paragraph" w:styleId="BalloonText">
    <w:name w:val="Balloon Text"/>
    <w:basedOn w:val="Normal"/>
    <w:link w:val="BalloonTextChar"/>
    <w:uiPriority w:val="99"/>
    <w:semiHidden/>
    <w:unhideWhenUsed/>
    <w:rsid w:val="000937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37A1"/>
    <w:rPr>
      <w:rFonts w:ascii="Lucida Grande" w:hAnsi="Lucida Grande" w:cs="Lucida Grande"/>
      <w:sz w:val="18"/>
      <w:szCs w:val="18"/>
    </w:rPr>
  </w:style>
  <w:style w:type="paragraph" w:styleId="Bibliography">
    <w:name w:val="Bibliography"/>
    <w:basedOn w:val="Normal"/>
    <w:next w:val="Normal"/>
    <w:uiPriority w:val="37"/>
    <w:unhideWhenUsed/>
    <w:rsid w:val="006E666C"/>
  </w:style>
  <w:style w:type="paragraph" w:styleId="Revision">
    <w:name w:val="Revision"/>
    <w:hidden/>
    <w:uiPriority w:val="99"/>
    <w:semiHidden/>
    <w:rsid w:val="003E0FE4"/>
  </w:style>
  <w:style w:type="paragraph" w:styleId="Header">
    <w:name w:val="header"/>
    <w:basedOn w:val="Normal"/>
    <w:link w:val="HeaderChar"/>
    <w:uiPriority w:val="99"/>
    <w:unhideWhenUsed/>
    <w:rsid w:val="00BC1A85"/>
    <w:pPr>
      <w:tabs>
        <w:tab w:val="center" w:pos="4320"/>
        <w:tab w:val="right" w:pos="8640"/>
      </w:tabs>
    </w:pPr>
  </w:style>
  <w:style w:type="character" w:customStyle="1" w:styleId="HeaderChar">
    <w:name w:val="Header Char"/>
    <w:basedOn w:val="DefaultParagraphFont"/>
    <w:link w:val="Header"/>
    <w:uiPriority w:val="99"/>
    <w:rsid w:val="00BC1A85"/>
  </w:style>
  <w:style w:type="paragraph" w:styleId="Footer">
    <w:name w:val="footer"/>
    <w:basedOn w:val="Normal"/>
    <w:link w:val="FooterChar"/>
    <w:uiPriority w:val="99"/>
    <w:unhideWhenUsed/>
    <w:rsid w:val="00BC1A85"/>
    <w:pPr>
      <w:tabs>
        <w:tab w:val="center" w:pos="4320"/>
        <w:tab w:val="right" w:pos="8640"/>
      </w:tabs>
    </w:pPr>
  </w:style>
  <w:style w:type="character" w:customStyle="1" w:styleId="FooterChar">
    <w:name w:val="Footer Char"/>
    <w:basedOn w:val="DefaultParagraphFont"/>
    <w:link w:val="Footer"/>
    <w:uiPriority w:val="99"/>
    <w:rsid w:val="00BC1A85"/>
  </w:style>
  <w:style w:type="character" w:styleId="CommentReference">
    <w:name w:val="annotation reference"/>
    <w:basedOn w:val="DefaultParagraphFont"/>
    <w:uiPriority w:val="99"/>
    <w:semiHidden/>
    <w:unhideWhenUsed/>
    <w:rsid w:val="0053742F"/>
    <w:rPr>
      <w:sz w:val="18"/>
      <w:szCs w:val="18"/>
    </w:rPr>
  </w:style>
  <w:style w:type="paragraph" w:styleId="CommentText">
    <w:name w:val="annotation text"/>
    <w:basedOn w:val="Normal"/>
    <w:link w:val="CommentTextChar"/>
    <w:uiPriority w:val="99"/>
    <w:semiHidden/>
    <w:unhideWhenUsed/>
    <w:rsid w:val="0053742F"/>
  </w:style>
  <w:style w:type="character" w:customStyle="1" w:styleId="CommentTextChar">
    <w:name w:val="Comment Text Char"/>
    <w:basedOn w:val="DefaultParagraphFont"/>
    <w:link w:val="CommentText"/>
    <w:uiPriority w:val="99"/>
    <w:semiHidden/>
    <w:rsid w:val="0053742F"/>
  </w:style>
  <w:style w:type="paragraph" w:styleId="CommentSubject">
    <w:name w:val="annotation subject"/>
    <w:basedOn w:val="CommentText"/>
    <w:next w:val="CommentText"/>
    <w:link w:val="CommentSubjectChar"/>
    <w:uiPriority w:val="99"/>
    <w:semiHidden/>
    <w:unhideWhenUsed/>
    <w:rsid w:val="0053742F"/>
    <w:rPr>
      <w:b/>
      <w:bCs/>
      <w:sz w:val="20"/>
      <w:szCs w:val="20"/>
    </w:rPr>
  </w:style>
  <w:style w:type="character" w:customStyle="1" w:styleId="CommentSubjectChar">
    <w:name w:val="Comment Subject Char"/>
    <w:basedOn w:val="CommentTextChar"/>
    <w:link w:val="CommentSubject"/>
    <w:uiPriority w:val="99"/>
    <w:semiHidden/>
    <w:rsid w:val="005374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44104">
      <w:bodyDiv w:val="1"/>
      <w:marLeft w:val="0"/>
      <w:marRight w:val="0"/>
      <w:marTop w:val="0"/>
      <w:marBottom w:val="0"/>
      <w:divBdr>
        <w:top w:val="none" w:sz="0" w:space="0" w:color="auto"/>
        <w:left w:val="none" w:sz="0" w:space="0" w:color="auto"/>
        <w:bottom w:val="none" w:sz="0" w:space="0" w:color="auto"/>
        <w:right w:val="none" w:sz="0" w:space="0" w:color="auto"/>
      </w:divBdr>
    </w:div>
    <w:div w:id="214465750">
      <w:bodyDiv w:val="1"/>
      <w:marLeft w:val="0"/>
      <w:marRight w:val="0"/>
      <w:marTop w:val="0"/>
      <w:marBottom w:val="0"/>
      <w:divBdr>
        <w:top w:val="none" w:sz="0" w:space="0" w:color="auto"/>
        <w:left w:val="none" w:sz="0" w:space="0" w:color="auto"/>
        <w:bottom w:val="none" w:sz="0" w:space="0" w:color="auto"/>
        <w:right w:val="none" w:sz="0" w:space="0" w:color="auto"/>
      </w:divBdr>
    </w:div>
    <w:div w:id="357893595">
      <w:bodyDiv w:val="1"/>
      <w:marLeft w:val="0"/>
      <w:marRight w:val="0"/>
      <w:marTop w:val="0"/>
      <w:marBottom w:val="0"/>
      <w:divBdr>
        <w:top w:val="none" w:sz="0" w:space="0" w:color="auto"/>
        <w:left w:val="none" w:sz="0" w:space="0" w:color="auto"/>
        <w:bottom w:val="none" w:sz="0" w:space="0" w:color="auto"/>
        <w:right w:val="none" w:sz="0" w:space="0" w:color="auto"/>
      </w:divBdr>
    </w:div>
    <w:div w:id="542862087">
      <w:bodyDiv w:val="1"/>
      <w:marLeft w:val="0"/>
      <w:marRight w:val="0"/>
      <w:marTop w:val="0"/>
      <w:marBottom w:val="0"/>
      <w:divBdr>
        <w:top w:val="none" w:sz="0" w:space="0" w:color="auto"/>
        <w:left w:val="none" w:sz="0" w:space="0" w:color="auto"/>
        <w:bottom w:val="none" w:sz="0" w:space="0" w:color="auto"/>
        <w:right w:val="none" w:sz="0" w:space="0" w:color="auto"/>
      </w:divBdr>
    </w:div>
    <w:div w:id="1605919944">
      <w:bodyDiv w:val="1"/>
      <w:marLeft w:val="0"/>
      <w:marRight w:val="0"/>
      <w:marTop w:val="0"/>
      <w:marBottom w:val="0"/>
      <w:divBdr>
        <w:top w:val="none" w:sz="0" w:space="0" w:color="auto"/>
        <w:left w:val="none" w:sz="0" w:space="0" w:color="auto"/>
        <w:bottom w:val="none" w:sz="0" w:space="0" w:color="auto"/>
        <w:right w:val="none" w:sz="0" w:space="0" w:color="auto"/>
      </w:divBdr>
    </w:div>
    <w:div w:id="17685799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 Candidate in Quantitative Methods in Social Sciences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Niu10</b:Tag>
    <b:SourceType>JournalArticle</b:SourceType>
    <b:Guid>{AE2EB30C-5F22-E34F-AF1F-8570AAC2BBEB}</b:Guid>
    <b:Title>The Impact of the Texas Top 10 Percent Law on College Enrollment: A Regression Discontinuity Approach</b:Title>
    <b:Year>2010</b:Year>
    <b:Volume>29</b:Volume>
    <b:Pages>84-110</b:Pages>
    <b:Author>
      <b:Author>
        <b:NameList>
          <b:Person>
            <b:Last>Niu </b:Last>
            <b:First>Sunny Xinchun</b:First>
          </b:Person>
          <b:Person>
            <b:Last>Tienda</b:Last>
            <b:First>Marta</b:First>
          </b:Person>
        </b:NameList>
      </b:Author>
    </b:Author>
    <b:JournalName>Journal of Policy Analysis and Management</b:JournalName>
    <b:Month>Nov</b:Month>
    <b:Issue>1</b:Issue>
    <b:RefOrder>12</b:RefOrder>
  </b:Source>
  <b:Source>
    <b:Tag>Cul13</b:Tag>
    <b:SourceType>JournalArticle</b:SourceType>
    <b:Guid>{6FB7D644-CA77-9444-B35F-C30D0EC508AF}</b:Guid>
    <b:Title>JOCKEYING FOR POSITION: STRATEGIC HIGH SCHOOL CHOICE UNDER TEXAS’ TOP TEN PERCENT PLAN</b:Title>
    <b:JournalName>Journal of Public Economics</b:JournalName>
    <b:Year>2013</b:Year>
    <b:Volume>97</b:Volume>
    <b:Pages>32-48</b:Pages>
    <b:Author>
      <b:Author>
        <b:NameList>
          <b:Person>
            <b:Last>Cullen</b:Last>
            <b:Middle>Berry</b:Middle>
            <b:First>Julie</b:First>
          </b:Person>
          <b:Person>
            <b:Last>Long</b:Last>
            <b:Middle>C.</b:Middle>
            <b:First>Mark</b:First>
          </b:Person>
          <b:Person>
            <b:Last>Reback</b:Last>
            <b:First>Randall</b:First>
          </b:Person>
        </b:NameList>
      </b:Author>
    </b:Author>
    <b:RefOrder>10</b:RefOrder>
  </b:Source>
  <b:Source>
    <b:Tag>Gei07</b:Tag>
    <b:SourceType>JournalArticle</b:SourceType>
    <b:Guid>{C7E53F4C-16B0-A549-BFF8-2015A5410D39}</b:Guid>
    <b:Title>VALIDITY OF HIGH-SCHOOL GRADES IN PREDICTING STUDENT SUCCESS BEYOND THE FRESHMAN YEAR: High-School Record vs. Standardized Tests as Indicators of Four-Year College Outcomes*</b:Title>
    <b:JournalName>Research &amp; Occasional Paper Series</b:JournalName>
    <b:Publisher>Center for Studies in Higher Education</b:Publisher>
    <b:Year>2007</b:Year>
    <b:Volume>9</b:Volume>
    <b:Pages>1-35</b:Pages>
    <b:Author>
      <b:Author>
        <b:NameList>
          <b:Person>
            <b:Last>Geiser</b:Last>
            <b:First>Saul</b:First>
          </b:Person>
          <b:Person>
            <b:Last>Santelices</b:Last>
            <b:Middle>Veronica</b:Middle>
            <b:First>Maria</b:First>
          </b:Person>
        </b:NameList>
      </b:Author>
    </b:Author>
    <b:RefOrder>13</b:RefOrder>
  </b:Source>
  <b:Source>
    <b:Tag>Lei00</b:Tag>
    <b:SourceType>DocumentFromInternetSite</b:SourceType>
    <b:Guid>{56D78E32-EBEC-654B-B0D9-0ED7CD91BCD4}</b:Guid>
    <b:Title>Minority Student Pipelines Before and After the Challenges to Affirmative Action</b:Title>
    <b:Year>2000</b:Year>
    <b:Month>May</b:Month>
    <b:Day>25</b:Day>
    <b:Author>
      <b:Author>
        <b:NameList>
          <b:Person>
            <b:Last>Leicht</b:Last>
            <b:Middle>T.</b:Middle>
            <b:First>Kevin</b:First>
          </b:Person>
          <b:Person>
            <b:Last>Sullivan</b:Last>
            <b:Middle>A.</b:Middle>
            <b:First>Teresa</b:First>
          </b:Person>
        </b:NameList>
      </b:Author>
    </b:Author>
    <b:InternetSiteTitle>Texas Higher Opportunity Project</b:InternetSiteTitle>
    <b:URL>http://theop.princeton.edu/</b:URL>
    <b:YearAccessed>2015</b:YearAccessed>
    <b:MonthAccessed>Nov</b:MonthAccessed>
    <b:DayAccessed>10</b:DayAccessed>
    <b:RefOrder>15</b:RefOrder>
  </b:Source>
  <b:Source>
    <b:Tag>Lon07</b:Tag>
    <b:SourceType>JournalArticle</b:SourceType>
    <b:Guid>{D1A9692D-1E5E-084A-B138-4247A88571EB}</b:Guid>
    <b:Title>Affirmative Action and Its Alternatives in Public Universities: What Do We Know?</b:Title>
    <b:Year>2007</b:Year>
    <b:JournalName>Public Administration Review</b:JournalName>
    <b:Publisher>Wiley</b:Publisher>
    <b:Volume>67</b:Volume>
    <b:Issue>2</b:Issue>
    <b:Pages>315-330</b:Pages>
    <b:Author>
      <b:Author>
        <b:NameList>
          <b:Person>
            <b:Last>Long</b:Last>
            <b:Middle>C.</b:Middle>
            <b:First>Mark</b:First>
          </b:Person>
        </b:NameList>
      </b:Author>
    </b:Author>
    <b:RefOrder>9</b:RefOrder>
  </b:Source>
  <b:Source>
    <b:Tag>Tie06</b:Tag>
    <b:SourceType>JournalArticle</b:SourceType>
    <b:Guid>{8674AD7D-4916-7649-8305-4FE3AF360AFB}</b:Guid>
    <b:Title>Flagships, Feeders, and the Texas Top 10% Law: A Test of the "Brain Drain" Hypothesis</b:Title>
    <b:JournalName>  The Journal of Higher Education </b:JournalName>
    <b:Publisher>Ohio State University Press</b:Publisher>
    <b:Year>2006</b:Year>
    <b:Volume>77</b:Volume>
    <b:Issue>4</b:Issue>
    <b:Pages>712-739</b:Pages>
    <b:Author>
      <b:Author>
        <b:NameList>
          <b:Person>
            <b:Last>Tienda</b:Last>
            <b:First>Marta</b:First>
          </b:Person>
          <b:Person>
            <b:Last>Niu</b:Last>
            <b:Middle>Xinchun</b:Middle>
            <b:First> Sunny</b:First>
          </b:Person>
        </b:NameList>
      </b:Author>
    </b:Author>
    <b:RefOrder>19</b:RefOrder>
  </b:Source>
  <b:Source>
    <b:Tag>Flo15</b:Tag>
    <b:SourceType>Report</b:SourceType>
    <b:Guid>{5518A9F2-CF7C-D144-AC05-F0AAC6FFE564}</b:Guid>
    <b:Title>Texas Top Ten Percent Plan: How It Works, What Are Its Limits, and Recommendations to Consider</b:Title>
    <b:Publisher>Educational Testing Service</b:Publisher>
    <b:City>NYC</b:City>
    <b:Year>2015</b:Year>
    <b:Author>
      <b:Author>
        <b:NameList>
          <b:Person>
            <b:Last>Flores</b:Last>
            <b:First>Stella</b:First>
          </b:Person>
          <b:Person>
            <b:Last>Horn</b:Last>
            <b:Middle>L.</b:Middle>
            <b:First>Catherine</b:First>
          </b:Person>
        </b:NameList>
      </b:Author>
    </b:Author>
    <b:RefOrder>11</b:RefOrder>
  </b:Source>
  <b:Source>
    <b:Tag>Tie061</b:Tag>
    <b:SourceType>JournalArticle</b:SourceType>
    <b:Guid>{BE2C7B0F-87D9-AF46-AAA7-8BFFA76F0C5E}</b:Guid>
    <b:Title>Capitalizing on Segregation, Pretending Neutrality: College Admissions and the Texas Top 10% Law</b:Title>
    <b:Year>2006</b:Year>
    <b:Pages>312-346</b:Pages>
    <b:Author>
      <b:Author>
        <b:NameList>
          <b:Person>
            <b:Last>Tienda</b:Last>
            <b:First>Marta</b:First>
          </b:Person>
          <b:Person>
            <b:Last>Niu</b:Last>
            <b:Middle>Xinchun</b:Middle>
            <b:First>Sunny</b:First>
          </b:Person>
        </b:NameList>
      </b:Author>
    </b:Author>
    <b:Volume>8</b:Volume>
    <b:JournalName>American Law and Economics Review</b:JournalName>
    <b:Issue>2</b:Issue>
    <b:RefOrder>16</b:RefOrder>
  </b:Source>
  <b:Source>
    <b:Tag>Placeholder1</b:Tag>
    <b:SourceType>JournalArticle</b:SourceType>
    <b:Guid>{51CB1F4F-ED03-DE42-80F6-0D8B7E9F6C4E}</b:Guid>
    <b:Title>Academic Outcomes and Texas's Top Ten Percent Law</b:Title>
    <b:Year>2010</b:Year>
    <b:Pages>167-183</b:Pages>
    <b:JournalName> The Annals of the American Academy of Political and Social Science</b:JournalName>
    <b:Volume>627</b:Volume>
    <b:Author>
      <b:Author>
        <b:NameList>
          <b:Person>
            <b:Last>Furstenberg</b:Last>
            <b:First>Eric</b:First>
          </b:Person>
        </b:NameList>
      </b:Author>
    </b:Author>
    <b:RefOrder>23</b:RefOrder>
  </b:Source>
  <b:Source>
    <b:Tag>Hoe09</b:Tag>
    <b:SourceType>JournalArticle</b:SourceType>
    <b:Guid>{AF61D85F-4A4A-FC4D-A0B5-931F3BEE5FA4}</b:Guid>
    <b:Title>THE EFFECT OF ATTENDING THE FLAGSHIP STATE UNIVERSITY ON EARNINGS: A DISCONTINUITY-BASED APPROACH</b:Title>
    <b:JournalName>The Review of Economics and Statistics</b:JournalName>
    <b:Year>2009</b:Year>
    <b:Volume>91</b:Volume>
    <b:Issue>4</b:Issue>
    <b:Pages>717-724</b:Pages>
    <b:Author>
      <b:Author>
        <b:NameList>
          <b:Person>
            <b:Last>Hoekstra</b:Last>
            <b:First>Mark</b:First>
          </b:Person>
        </b:NameList>
      </b:Author>
    </b:Author>
    <b:RefOrder>7</b:RefOrder>
  </b:Source>
  <b:Source>
    <b:Tag>And12</b:Tag>
    <b:SourceType>JournalArticle</b:SourceType>
    <b:Guid>{9EE5F38A-6381-F24C-8488-E5BD083F3115}</b:Guid>
    <b:Title>Quantile Treatment Effects of College Quality on Earnings: Evidence from Administrative Data in Texas</b:Title>
    <b:JournalName>NBER Working Paper</b:JournalName>
    <b:Year>2012</b:Year>
    <b:Issue>18068</b:Issue>
    <b:Author>
      <b:Author>
        <b:NameList>
          <b:Person>
            <b:Last>Andrews</b:Last>
            <b:Middle>J.</b:Middle>
            <b:First>Rodney</b:First>
          </b:Person>
          <b:Person>
            <b:Last>Li</b:Last>
            <b:First>Jing</b:First>
          </b:Person>
          <b:Person>
            <b:Last>Lovenheim</b:Last>
            <b:Middle>F.</b:Middle>
            <b:First>Michael</b:First>
          </b:Person>
        </b:NameList>
      </b:Author>
    </b:Author>
    <b:RefOrder>24</b:RefOrder>
  </b:Source>
  <b:Source>
    <b:Tag>Arc05</b:Tag>
    <b:SourceType>JournalArticle</b:SourceType>
    <b:Guid>{5A3C5FF1-293C-F34B-A859-A6AE5B1C53A3}</b:Guid>
    <b:Title>AFFIRMATIVE ACTION IN HIGHER EDUCATION: HOW DOADMISSION AND FINANCIAL AID RULESAFFECT FUTURE EARNINGS?</b:Title>
    <b:JournalName>Econometrica - Journal of The Econometric Society</b:JournalName>
    <b:Year>2005</b:Year>
    <b:Volume>73</b:Volume>
    <b:Issue>5</b:Issue>
    <b:Pages>1477–1524</b:Pages>
    <b:Author>
      <b:Author>
        <b:NameList>
          <b:Person>
            <b:Last>Arcidiacono</b:Last>
            <b:First>Peter</b:First>
          </b:Person>
        </b:NameList>
      </b:Author>
    </b:Author>
    <b:RefOrder>25</b:RefOrder>
  </b:Source>
  <b:Source>
    <b:Tag>Bac12</b:Tag>
    <b:SourceType>JournalArticle</b:SourceType>
    <b:Guid>{B9392145-7422-C146-BF1E-32E45154F339}</b:Guid>
    <b:Title>Do Affirmative Action Bans Lower Minority College Enrollment and Attainment? Evidence from Statewide Bans</b:Title>
    <b:JournalName>The Journal of Human Resources</b:JournalName>
    <b:Year>2012</b:Year>
    <b:Volume>47</b:Volume>
    <b:Issue>2</b:Issue>
    <b:Pages>435-455</b:Pages>
    <b:Author>
      <b:Author>
        <b:NameList>
          <b:Person>
            <b:Last>Backes</b:Last>
            <b:First>Ben</b:First>
          </b:Person>
        </b:NameList>
      </b:Author>
    </b:Author>
    <b:RefOrder>6</b:RefOrder>
  </b:Source>
  <b:Source>
    <b:Tag>Hin12</b:Tag>
    <b:SourceType>JournalArticle</b:SourceType>
    <b:Guid>{2F6AB734-437C-4B49-B1AC-C62CE847B3CF}</b:Guid>
    <b:Title>THE EFFECTS OF AFFIRMATIVE ACTION BANS ON COLLEGE ENROLLMENT, EDUCATIONAL ATTAINMENT, AND THE DEMOGRAPHIC COMPOSITION OF UNIVERSITIES</b:Title>
    <b:JournalName>The Review of Economics and Statistics</b:JournalName>
    <b:Year>2012</b:Year>
    <b:Volume>94</b:Volume>
    <b:Issue>3</b:Issue>
    <b:Pages>712-722</b:Pages>
    <b:Author>
      <b:Author>
        <b:NameList>
          <b:Person>
            <b:Last>Hinrichs</b:Last>
            <b:First>Peter</b:First>
          </b:Person>
        </b:NameList>
      </b:Author>
    </b:Author>
    <b:RefOrder>5</b:RefOrder>
  </b:Source>
  <b:Source>
    <b:Tag>Gra03</b:Tag>
    <b:SourceType>Case</b:SourceType>
    <b:Guid>{0AFD78D0-9A60-D34C-BC19-8C4DB22F387B}</b:Guid>
    <b:Title>Gratz v. Bollinger</b:Title>
    <b:Year>2003</b:Year>
    <b:CaseNumber>539 U.S. 244 </b:CaseNumber>
    <b:Court>Supreme Court</b:Court>
    <b:RefOrder>26</b:RefOrder>
  </b:Source>
  <b:Source>
    <b:Tag>Gru03</b:Tag>
    <b:SourceType>Case</b:SourceType>
    <b:Guid>{7560D99B-F3C6-E24E-AFD9-B3A62898CB6D}</b:Guid>
    <b:Title>Grutter v. Bollinger</b:Title>
    <b:CaseNumber>539 U.S. 306 </b:CaseNumber>
    <b:Court>Supreme Court</b:Court>
    <b:Year>2003</b:Year>
    <b:RefOrder>4</b:RefOrder>
  </b:Source>
  <b:Source>
    <b:Tag>Fis13</b:Tag>
    <b:SourceType>Case</b:SourceType>
    <b:Guid>{36E4F80E-CDCD-2E44-9903-77FF6D806CF7}</b:Guid>
    <b:Title>Fisher v. University of Texas at Austin</b:Title>
    <b:CaseNumber>570 U.S.</b:CaseNumber>
    <b:Court>Supreme Court</b:Court>
    <b:Year>2013</b:Year>
    <b:RefOrder>21</b:RefOrder>
  </b:Source>
  <b:Source>
    <b:Tag>Reg78</b:Tag>
    <b:SourceType>Case</b:SourceType>
    <b:Guid>{111DC33C-B9B3-A14F-A529-08A45B808FA1}</b:Guid>
    <b:Title>Regents of the University of California v. Bakke</b:Title>
    <b:CaseNumber>438 U.S. 265</b:CaseNumber>
    <b:Court>Supreme Court</b:Court>
    <b:Year>1978</b:Year>
    <b:RefOrder>1</b:RefOrder>
  </b:Source>
  <b:Source>
    <b:Tag>Hop</b:Tag>
    <b:SourceType>Case</b:SourceType>
    <b:Guid>{6AA94689-2C9F-184E-B55B-BD9D46D028B3}</b:Guid>
    <b:Title>Hopwood v. University of Texas </b:Title>
    <b:CaseNumber>78 F.3d 932 (5th Cir. 1996). </b:CaseNumber>
    <b:RefOrder>2</b:RefOrder>
  </b:Source>
  <b:Source>
    <b:Tag>Dav</b:Tag>
    <b:SourceType>JournalArticle</b:SourceType>
    <b:Guid>{569A13FD-D6B5-174A-85C5-09D8E8F6F457}</b:Guid>
    <b:Title>A WOLF IN SHEEP'S CLOTHING: HOW TEXAS'S TOP TEN PERCENT LAW IS THE UNCONSTITUTIONAL USE OF RACE AND A RACIAL QUOTA IN DISGUISE</b:Title>
    <b:Author>
      <b:Author>
        <b:NameList>
          <b:Person>
            <b:Last>Davis</b:Last>
            <b:First>Cara</b:First>
          </b:Person>
        </b:NameList>
      </b:Author>
    </b:Author>
    <b:JournalName>Souther University Law Review</b:JournalName>
    <b:Volume>40</b:Volume>
    <b:Issue>2</b:Issue>
    <b:Year>2013</b:Year>
    <b:RefOrder>3</b:RefOrder>
  </b:Source>
  <b:Source>
    <b:Tag>Cen</b:Tag>
    <b:SourceType>InternetSite</b:SourceType>
    <b:Guid>{205EEFCD-B36B-6A44-8F54-047F888FA17E}</b:Guid>
    <b:Title>Center for Health Statistics - Census 2010</b:Title>
    <b:InternetSiteTitle>Texas Department of State Health Services</b:InternetSiteTitle>
    <b:URL>https://www.dshs.state.tx.us/chs/popdat/Census2010.shtm</b:URL>
    <b:RefOrder>14</b:RefOrder>
  </b:Source>
  <b:Source>
    <b:Tag>Dal11</b:Tag>
    <b:SourceType>JournalArticle</b:SourceType>
    <b:Guid>{7315A0FE-D29E-FB49-A70A-0ED09AE92C4F}</b:Guid>
    <b:Title>ESTIMATING THE RETURN TO COLLEGE SELECTIVITY OVER THE CAREER USING ADMINISTRATIVE EARNINGS DATA</b:Title>
    <b:Year>2011</b:Year>
    <b:Month>June</b:Month>
    <b:JournalName>NBER Working Paper Series</b:JournalName>
    <b:Publisher>National Bureau of Economic Research</b:Publisher>
    <b:Issue>17159</b:Issue>
    <b:Author>
      <b:Author>
        <b:NameList>
          <b:Person>
            <b:Last>Dale</b:Last>
            <b:First>Stacey</b:First>
          </b:Person>
          <b:Person>
            <b:Last>Krueger</b:Last>
            <b:Middle>B.</b:Middle>
            <b:First>Alan</b:First>
          </b:Person>
        </b:NameList>
      </b:Author>
    </b:Author>
    <b:RefOrder>8</b:RefOrder>
  </b:Source>
  <b:Source>
    <b:Tag>Tri</b:Tag>
    <b:SourceType>InternetSite</b:SourceType>
    <b:Guid>{A148013C-55B5-6546-801D-1251960D3697}</b:Guid>
    <b:Title>Tribpedia: Top Ten Percent Rule</b:Title>
    <b:InternetSiteTitle>Texas Tribune</b:InternetSiteTitle>
    <b:URL>https://www.texastribune.org/tribpedia/top-ten-percent-rule/about/</b:URL>
    <b:RefOrder>17</b:RefOrder>
  </b:Source>
  <b:Source>
    <b:Tag>San12</b:Tag>
    <b:SourceType>ArticleInAPeriodical</b:SourceType>
    <b:Guid>{84B65ED6-FD0D-1A48-9F56-2E453F3D5216}</b:Guid>
    <b:Title>The Painful Truth About Affirmative Action</b:Title>
    <b:Year>2012</b:Year>
    <b:PeriodicalTitle>The Atlantic</b:PeriodicalTitle>
    <b:Author>
      <b:Author>
        <b:NameList>
          <b:Person>
            <b:Last>Sander</b:Last>
            <b:First>Richard</b:First>
          </b:Person>
          <b:Person>
            <b:Last>Taylor Jr.</b:Last>
            <b:Middle>Stuart</b:Middle>
          </b:Person>
        </b:NameList>
      </b:Author>
    </b:Author>
    <b:RefOrder>20</b:RefOrder>
  </b:Source>
  <b:Source>
    <b:Tag>Niu101</b:Tag>
    <b:SourceType>JournalArticle</b:SourceType>
    <b:Guid>{8062840D-394F-B04C-85E6-689017D35B6C}</b:Guid>
    <b:Title>Minority Student Academic Performance under the Uniform Admission Law: Evidence from the University of Texas at Austin</b:Title>
    <b:Year>2010</b:Year>
    <b:Pages>44-69</b:Pages>
    <b:JournalName>Educ Eval Policy Anal</b:JournalName>
    <b:Author>
      <b:Author>
        <b:NameList>
          <b:Person>
            <b:Last>Niu</b:Last>
            <b:Middle>X.</b:Middle>
            <b:First>Sunny</b:First>
          </b:Person>
          <b:Person>
            <b:Last>Tienda</b:Last>
            <b:First>Marta</b:First>
          </b:Person>
        </b:NameList>
      </b:Author>
    </b:Author>
    <b:RefOrder>18</b:RefOrder>
  </b:Source>
  <b:Source>
    <b:Tag>Bar15</b:Tag>
    <b:SourceType>JournalArticle</b:SourceType>
    <b:Guid>{BB832352-CF1D-2A4F-B1A7-0C57AF164302}</b:Guid>
    <b:Title>Affirmative action case returns to a divided court</b:Title>
    <b:JournalName>Chicago Tribune</b:JournalName>
    <b:Year>2015</b:Year>
    <b:Month>Dec</b:Month>
    <b:Day>5</b:Day>
    <b:Author>
      <b:Author>
        <b:NameList>
          <b:Person>
            <b:Last>Barnes</b:Last>
            <b:First>Robert</b:First>
          </b:Person>
        </b:NameList>
      </b:Author>
    </b:Author>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1FDB00-7D8B-5844-80D8-863EE50A7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4891</Words>
  <Characters>28274</Characters>
  <Application>Microsoft Macintosh Word</Application>
  <DocSecurity>0</DocSecurity>
  <Lines>974</Lines>
  <Paragraphs>829</Paragraphs>
  <ScaleCrop>false</ScaleCrop>
  <Company/>
  <LinksUpToDate>false</LinksUpToDate>
  <CharactersWithSpaces>32336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Texas Top Ten Percent Plan: Its Context and Effects on Inequality</dc:title>
  <dc:subject/>
  <dc:creator>Erica Kilbride</dc:creator>
  <cp:keywords/>
  <dc:description/>
  <cp:lastModifiedBy>Erica Kilbride</cp:lastModifiedBy>
  <cp:revision>2</cp:revision>
  <cp:lastPrinted>2015-12-09T18:12:00Z</cp:lastPrinted>
  <dcterms:created xsi:type="dcterms:W3CDTF">2015-12-11T15:15:00Z</dcterms:created>
  <dcterms:modified xsi:type="dcterms:W3CDTF">2015-12-11T15:15:00Z</dcterms:modified>
</cp:coreProperties>
</file>